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D783D6" w14:textId="4C226314" w:rsidR="00D85712" w:rsidRPr="00AC68DF" w:rsidRDefault="00260F3B">
      <w:pPr>
        <w:rPr>
          <w:b/>
          <w:bCs/>
          <w:lang w:val="es-MX"/>
        </w:rPr>
      </w:pPr>
      <w:r w:rsidRPr="00AC68DF">
        <w:rPr>
          <w:b/>
          <w:bCs/>
          <w:lang w:val="es-MX"/>
        </w:rPr>
        <w:t>El beso más largo de la historia</w:t>
      </w:r>
    </w:p>
    <w:p w14:paraId="26156D48" w14:textId="49021C59" w:rsidR="001236BE" w:rsidRPr="00AC68DF" w:rsidRDefault="001236BE" w:rsidP="00C53141">
      <w:pPr>
        <w:jc w:val="both"/>
        <w:rPr>
          <w:rFonts w:cstheme="minorHAnsi"/>
          <w:color w:val="000000"/>
          <w:shd w:val="clear" w:color="auto" w:fill="FFFFFF"/>
          <w:lang w:val="es-CL"/>
        </w:rPr>
      </w:pPr>
      <w:commentRangeStart w:id="0"/>
      <w:proofErr w:type="gramStart"/>
      <w:r w:rsidRPr="00AC68DF">
        <w:rPr>
          <w:lang w:val="es-MX"/>
        </w:rPr>
        <w:t>El 13 de abril de 201</w:t>
      </w:r>
      <w:r w:rsidR="00C53141" w:rsidRPr="00AC68DF">
        <w:rPr>
          <w:lang w:val="es-MX"/>
        </w:rPr>
        <w:t>1</w:t>
      </w:r>
      <w:r w:rsidRPr="00AC68DF">
        <w:rPr>
          <w:lang w:val="es-MX"/>
        </w:rPr>
        <w:t xml:space="preserve">, </w:t>
      </w:r>
      <w:proofErr w:type="spellStart"/>
      <w:r w:rsidRPr="00AC68DF">
        <w:rPr>
          <w:lang w:val="es-CL"/>
        </w:rPr>
        <w:t>Ekkachai</w:t>
      </w:r>
      <w:proofErr w:type="spellEnd"/>
      <w:r w:rsidRPr="00AC68DF">
        <w:rPr>
          <w:lang w:val="es-CL"/>
        </w:rPr>
        <w:t xml:space="preserve"> y </w:t>
      </w:r>
      <w:proofErr w:type="spellStart"/>
      <w:r w:rsidRPr="00AC68DF">
        <w:rPr>
          <w:lang w:val="es-CL"/>
        </w:rPr>
        <w:t>Laksana</w:t>
      </w:r>
      <w:proofErr w:type="spellEnd"/>
      <w:r w:rsidRPr="00AC68DF">
        <w:rPr>
          <w:lang w:val="es-CL"/>
        </w:rPr>
        <w:t xml:space="preserve"> </w:t>
      </w:r>
      <w:proofErr w:type="spellStart"/>
      <w:r w:rsidRPr="00AC68DF">
        <w:rPr>
          <w:lang w:val="es-CL"/>
        </w:rPr>
        <w:t>Tirnarat</w:t>
      </w:r>
      <w:proofErr w:type="spellEnd"/>
      <w:r w:rsidRPr="00AC68DF">
        <w:rPr>
          <w:lang w:val="es-CL"/>
        </w:rPr>
        <w:t>, una pareja de nacionalidad tailandesa participa</w:t>
      </w:r>
      <w:r w:rsidR="00473F13" w:rsidRPr="00AC68DF">
        <w:rPr>
          <w:lang w:val="es-CL"/>
        </w:rPr>
        <w:t xml:space="preserve"> </w:t>
      </w:r>
      <w:r w:rsidRPr="00AC68DF">
        <w:rPr>
          <w:lang w:val="es-CL"/>
        </w:rPr>
        <w:t xml:space="preserve">en un concurso anual organizado por </w:t>
      </w:r>
      <w:proofErr w:type="spellStart"/>
      <w:r w:rsidRPr="00AC68DF">
        <w:rPr>
          <w:i/>
          <w:iCs/>
          <w:lang w:val="es-CL"/>
        </w:rPr>
        <w:t>Ripley’s</w:t>
      </w:r>
      <w:proofErr w:type="spellEnd"/>
      <w:r w:rsidRPr="00AC68DF">
        <w:rPr>
          <w:i/>
          <w:iCs/>
          <w:lang w:val="es-CL"/>
        </w:rPr>
        <w:t xml:space="preserve"> </w:t>
      </w:r>
      <w:proofErr w:type="spellStart"/>
      <w:r w:rsidRPr="00AC68DF">
        <w:rPr>
          <w:i/>
          <w:iCs/>
          <w:lang w:val="es-CL"/>
        </w:rPr>
        <w:t>Believe</w:t>
      </w:r>
      <w:proofErr w:type="spellEnd"/>
      <w:r w:rsidRPr="00AC68DF">
        <w:rPr>
          <w:i/>
          <w:iCs/>
          <w:lang w:val="es-CL"/>
        </w:rPr>
        <w:t xml:space="preserve"> </w:t>
      </w:r>
      <w:proofErr w:type="spellStart"/>
      <w:r w:rsidRPr="00AC68DF">
        <w:rPr>
          <w:i/>
          <w:iCs/>
          <w:lang w:val="es-CL"/>
        </w:rPr>
        <w:t>It</w:t>
      </w:r>
      <w:proofErr w:type="spellEnd"/>
      <w:r w:rsidRPr="00AC68DF">
        <w:rPr>
          <w:i/>
          <w:iCs/>
          <w:lang w:val="es-CL"/>
        </w:rPr>
        <w:t xml:space="preserve"> </w:t>
      </w:r>
      <w:proofErr w:type="spellStart"/>
      <w:r w:rsidRPr="00AC68DF">
        <w:rPr>
          <w:i/>
          <w:iCs/>
          <w:lang w:val="es-CL"/>
        </w:rPr>
        <w:t>or</w:t>
      </w:r>
      <w:proofErr w:type="spellEnd"/>
      <w:r w:rsidRPr="00AC68DF">
        <w:rPr>
          <w:i/>
          <w:iCs/>
          <w:lang w:val="es-CL"/>
        </w:rPr>
        <w:t xml:space="preserve"> </w:t>
      </w:r>
      <w:proofErr w:type="spellStart"/>
      <w:r w:rsidRPr="00AC68DF">
        <w:rPr>
          <w:i/>
          <w:iCs/>
          <w:lang w:val="es-CL"/>
        </w:rPr>
        <w:t>Not</w:t>
      </w:r>
      <w:proofErr w:type="spellEnd"/>
      <w:r w:rsidRPr="00AC68DF">
        <w:rPr>
          <w:i/>
          <w:iCs/>
          <w:lang w:val="es-CL"/>
        </w:rPr>
        <w:t>!</w:t>
      </w:r>
      <w:proofErr w:type="gramEnd"/>
      <w:r w:rsidRPr="00AC68DF">
        <w:rPr>
          <w:lang w:val="es-CL"/>
        </w:rPr>
        <w:t xml:space="preserve"> (Ripley, ¡aunque usted no lo crea!). </w:t>
      </w:r>
      <w:r w:rsidR="00846F09">
        <w:rPr>
          <w:lang w:val="es-CL"/>
        </w:rPr>
        <w:t>Las reglas eran simples: e</w:t>
      </w:r>
      <w:r w:rsidRPr="00AC68DF">
        <w:rPr>
          <w:lang w:val="es-CL"/>
        </w:rPr>
        <w:t xml:space="preserve">l dúo que se besara por el mayor tiempo posible sería </w:t>
      </w:r>
      <w:r w:rsidR="00846F09">
        <w:rPr>
          <w:lang w:val="es-CL"/>
        </w:rPr>
        <w:t xml:space="preserve">el </w:t>
      </w:r>
      <w:r w:rsidRPr="00AC68DF">
        <w:rPr>
          <w:lang w:val="es-CL"/>
        </w:rPr>
        <w:t xml:space="preserve">ganador de </w:t>
      </w:r>
      <w:r w:rsidR="00C53141" w:rsidRPr="00AC68DF">
        <w:rPr>
          <w:lang w:val="es-CL"/>
        </w:rPr>
        <w:t xml:space="preserve">un premio estimado de </w:t>
      </w:r>
      <w:r w:rsidR="00C53141" w:rsidRPr="00AC68DF">
        <w:rPr>
          <w:rFonts w:cstheme="minorHAnsi"/>
          <w:color w:val="000000"/>
          <w:shd w:val="clear" w:color="auto" w:fill="FFFFFF"/>
          <w:lang w:val="es-CL"/>
        </w:rPr>
        <w:t>3.257 dólares</w:t>
      </w:r>
      <w:r w:rsidR="00C53141" w:rsidRPr="00AC68DF">
        <w:rPr>
          <w:lang w:val="es-CL"/>
        </w:rPr>
        <w:t xml:space="preserve"> junto a </w:t>
      </w:r>
      <w:r w:rsidRPr="00AC68DF">
        <w:rPr>
          <w:lang w:val="es-CL"/>
        </w:rPr>
        <w:t>un</w:t>
      </w:r>
      <w:r w:rsidR="00C53141" w:rsidRPr="00AC68DF">
        <w:rPr>
          <w:lang w:val="es-CL"/>
        </w:rPr>
        <w:t xml:space="preserve"> </w:t>
      </w:r>
      <w:r w:rsidR="00C53141" w:rsidRPr="00AC68DF">
        <w:rPr>
          <w:rFonts w:cstheme="minorHAnsi"/>
          <w:color w:val="000000"/>
          <w:shd w:val="clear" w:color="auto" w:fill="FFFFFF"/>
          <w:lang w:val="es-CL"/>
        </w:rPr>
        <w:t>anillo de diamantes</w:t>
      </w:r>
      <w:r w:rsidR="006840FE">
        <w:rPr>
          <w:rFonts w:cstheme="minorHAnsi"/>
          <w:color w:val="000000"/>
          <w:shd w:val="clear" w:color="auto" w:fill="FFFFFF"/>
          <w:lang w:val="es-CL"/>
        </w:rPr>
        <w:t>,</w:t>
      </w:r>
      <w:r w:rsidR="00C53141" w:rsidRPr="00AC68DF">
        <w:rPr>
          <w:rFonts w:cstheme="minorHAnsi"/>
          <w:color w:val="000000"/>
          <w:shd w:val="clear" w:color="auto" w:fill="FFFFFF"/>
          <w:lang w:val="es-CL"/>
        </w:rPr>
        <w:t xml:space="preserve"> cuy</w:t>
      </w:r>
      <w:r w:rsidR="00992F75">
        <w:rPr>
          <w:rFonts w:cstheme="minorHAnsi"/>
          <w:color w:val="000000"/>
          <w:shd w:val="clear" w:color="auto" w:fill="FFFFFF"/>
          <w:lang w:val="es-CL"/>
        </w:rPr>
        <w:t>o precio</w:t>
      </w:r>
      <w:r w:rsidR="00C53141" w:rsidRPr="00AC68DF">
        <w:rPr>
          <w:rFonts w:cstheme="minorHAnsi"/>
          <w:color w:val="000000"/>
          <w:shd w:val="clear" w:color="auto" w:fill="FFFFFF"/>
          <w:lang w:val="es-CL"/>
        </w:rPr>
        <w:t xml:space="preserve"> se aproxima</w:t>
      </w:r>
      <w:r w:rsidR="00992F75">
        <w:rPr>
          <w:rFonts w:cstheme="minorHAnsi"/>
          <w:color w:val="000000"/>
          <w:shd w:val="clear" w:color="auto" w:fill="FFFFFF"/>
          <w:lang w:val="es-CL"/>
        </w:rPr>
        <w:t>ba</w:t>
      </w:r>
      <w:r w:rsidR="00C53141" w:rsidRPr="00AC68DF">
        <w:rPr>
          <w:rFonts w:cstheme="minorHAnsi"/>
          <w:color w:val="000000"/>
          <w:shd w:val="clear" w:color="auto" w:fill="FFFFFF"/>
          <w:lang w:val="es-CL"/>
        </w:rPr>
        <w:t xml:space="preserve"> a 1.630 dólares, </w:t>
      </w:r>
      <w:r w:rsidR="00473F13" w:rsidRPr="00AC68DF">
        <w:rPr>
          <w:rFonts w:cstheme="minorHAnsi"/>
          <w:color w:val="000000"/>
          <w:shd w:val="clear" w:color="auto" w:fill="FFFFFF"/>
          <w:lang w:val="es-CL"/>
        </w:rPr>
        <w:t>valores observados en esa época</w:t>
      </w:r>
      <w:r w:rsidR="00C53141" w:rsidRPr="00AC68DF">
        <w:rPr>
          <w:rFonts w:cstheme="minorHAnsi"/>
          <w:color w:val="000000"/>
          <w:shd w:val="clear" w:color="auto" w:fill="FFFFFF"/>
          <w:lang w:val="es-CL"/>
        </w:rPr>
        <w:t>.</w:t>
      </w:r>
      <w:r w:rsidR="00473F13" w:rsidRPr="00AC68DF">
        <w:rPr>
          <w:rFonts w:cstheme="minorHAnsi"/>
          <w:color w:val="000000"/>
          <w:shd w:val="clear" w:color="auto" w:fill="FFFFFF"/>
          <w:lang w:val="es-CL"/>
        </w:rPr>
        <w:t xml:space="preserve"> Fue así como </w:t>
      </w:r>
      <w:proofErr w:type="spellStart"/>
      <w:r w:rsidR="00473F13" w:rsidRPr="00AC68DF">
        <w:rPr>
          <w:rFonts w:cstheme="minorHAnsi"/>
          <w:color w:val="000000"/>
          <w:shd w:val="clear" w:color="auto" w:fill="FFFFFF"/>
          <w:lang w:val="es-CL"/>
        </w:rPr>
        <w:t>Ekkachai</w:t>
      </w:r>
      <w:proofErr w:type="spellEnd"/>
      <w:r w:rsidR="00473F13" w:rsidRPr="00AC68DF">
        <w:rPr>
          <w:rFonts w:cstheme="minorHAnsi"/>
          <w:color w:val="000000"/>
          <w:shd w:val="clear" w:color="auto" w:fill="FFFFFF"/>
          <w:lang w:val="es-CL"/>
        </w:rPr>
        <w:t xml:space="preserve"> y </w:t>
      </w:r>
      <w:proofErr w:type="spellStart"/>
      <w:r w:rsidR="00473F13" w:rsidRPr="00AC68DF">
        <w:rPr>
          <w:rFonts w:cstheme="minorHAnsi"/>
          <w:color w:val="000000"/>
          <w:shd w:val="clear" w:color="auto" w:fill="FFFFFF"/>
          <w:lang w:val="es-CL"/>
        </w:rPr>
        <w:t>Laksana</w:t>
      </w:r>
      <w:proofErr w:type="spellEnd"/>
      <w:r w:rsidR="00473F13" w:rsidRPr="00AC68DF">
        <w:rPr>
          <w:rFonts w:cstheme="minorHAnsi"/>
          <w:color w:val="000000"/>
          <w:shd w:val="clear" w:color="auto" w:fill="FFFFFF"/>
          <w:lang w:val="es-CL"/>
        </w:rPr>
        <w:t xml:space="preserve">, luego de </w:t>
      </w:r>
      <w:r w:rsidR="00473F13" w:rsidRPr="00AC68DF">
        <w:rPr>
          <w:lang w:val="es-CL"/>
        </w:rPr>
        <w:t xml:space="preserve">46 horas, 24 minutos y 9 segundos, ganan el </w:t>
      </w:r>
      <w:r w:rsidR="00E02791" w:rsidRPr="00AC68DF">
        <w:rPr>
          <w:lang w:val="es-CL"/>
        </w:rPr>
        <w:t>certamen</w:t>
      </w:r>
      <w:r w:rsidR="00473F13" w:rsidRPr="00AC68DF">
        <w:rPr>
          <w:lang w:val="es-CL"/>
        </w:rPr>
        <w:t xml:space="preserve"> con el que fue hasta esa fecha el beso contemplado más largo </w:t>
      </w:r>
      <w:r w:rsidR="00E02791" w:rsidRPr="00AC68DF">
        <w:rPr>
          <w:lang w:val="es-CL"/>
        </w:rPr>
        <w:t>jamás dado</w:t>
      </w:r>
      <w:r w:rsidR="004D7A5D" w:rsidRPr="00AC68DF">
        <w:rPr>
          <w:rStyle w:val="Refdenotaalpie"/>
          <w:rFonts w:cstheme="minorHAnsi"/>
          <w:color w:val="000000"/>
          <w:shd w:val="clear" w:color="auto" w:fill="FFFFFF"/>
          <w:lang w:val="es-CL"/>
        </w:rPr>
        <w:footnoteReference w:id="1"/>
      </w:r>
      <w:r w:rsidR="00473F13" w:rsidRPr="00AC68DF">
        <w:rPr>
          <w:lang w:val="es-CL"/>
        </w:rPr>
        <w:t xml:space="preserve">. </w:t>
      </w:r>
    </w:p>
    <w:p w14:paraId="37564BCB" w14:textId="544B32A1" w:rsidR="00260F3B" w:rsidRPr="00AC68DF" w:rsidRDefault="00260F3B" w:rsidP="00260F3B">
      <w:pPr>
        <w:jc w:val="both"/>
        <w:rPr>
          <w:rFonts w:cstheme="minorHAnsi"/>
          <w:color w:val="000000"/>
          <w:shd w:val="clear" w:color="auto" w:fill="FFFFFF"/>
          <w:lang w:val="es-CL"/>
        </w:rPr>
      </w:pPr>
      <w:r w:rsidRPr="00AC68DF">
        <w:rPr>
          <w:rFonts w:cstheme="minorHAnsi"/>
          <w:color w:val="000000"/>
          <w:shd w:val="clear" w:color="auto" w:fill="FFFFFF"/>
          <w:lang w:val="es-CL"/>
        </w:rPr>
        <w:t xml:space="preserve">Durante el año 2013, en el día de los enamorados, esta misma pareja vuelve a competir junto a otros 9 pares de enamorados y, con un beso que duró </w:t>
      </w:r>
      <w:r w:rsidRPr="00AC68DF">
        <w:rPr>
          <w:lang w:val="es-CL"/>
        </w:rPr>
        <w:t xml:space="preserve">58 horas, 35 minutos y 58 segundos, </w:t>
      </w:r>
      <w:r w:rsidRPr="00AC68DF">
        <w:rPr>
          <w:rFonts w:cstheme="minorHAnsi"/>
          <w:color w:val="000000"/>
          <w:shd w:val="clear" w:color="auto" w:fill="FFFFFF"/>
          <w:lang w:val="es-CL"/>
        </w:rPr>
        <w:t xml:space="preserve">rompen su anterior </w:t>
      </w:r>
      <w:proofErr w:type="spellStart"/>
      <w:r w:rsidRPr="00AC68DF">
        <w:rPr>
          <w:rFonts w:cstheme="minorHAnsi"/>
          <w:color w:val="000000"/>
          <w:shd w:val="clear" w:color="auto" w:fill="FFFFFF"/>
          <w:lang w:val="es-CL"/>
        </w:rPr>
        <w:t>record</w:t>
      </w:r>
      <w:proofErr w:type="spellEnd"/>
      <w:r w:rsidRPr="00AC68DF">
        <w:rPr>
          <w:rFonts w:cstheme="minorHAnsi"/>
          <w:color w:val="000000"/>
          <w:shd w:val="clear" w:color="auto" w:fill="FFFFFF"/>
          <w:lang w:val="es-CL"/>
        </w:rPr>
        <w:t>, el cual se mantiene hasta el día de hoy</w:t>
      </w:r>
      <w:r w:rsidRPr="00AC68DF">
        <w:rPr>
          <w:rStyle w:val="Refdenotaalpie"/>
          <w:rFonts w:cstheme="minorHAnsi"/>
          <w:color w:val="000000"/>
          <w:shd w:val="clear" w:color="auto" w:fill="FFFFFF"/>
          <w:lang w:val="es-CL"/>
        </w:rPr>
        <w:footnoteReference w:id="2"/>
      </w:r>
      <w:r w:rsidRPr="00AC68DF">
        <w:rPr>
          <w:rFonts w:cstheme="minorHAnsi"/>
          <w:color w:val="000000"/>
          <w:shd w:val="clear" w:color="auto" w:fill="FFFFFF"/>
          <w:lang w:val="es-CL"/>
        </w:rPr>
        <w:t>.</w:t>
      </w:r>
      <w:commentRangeEnd w:id="0"/>
      <w:r w:rsidR="006D1122">
        <w:rPr>
          <w:rStyle w:val="Refdecomentario"/>
        </w:rPr>
        <w:commentReference w:id="0"/>
      </w:r>
    </w:p>
    <w:p w14:paraId="75819439" w14:textId="74F23648" w:rsidR="00260F3B" w:rsidRPr="00AC68DF" w:rsidRDefault="00260F3B" w:rsidP="00260F3B">
      <w:pPr>
        <w:jc w:val="both"/>
        <w:rPr>
          <w:rFonts w:cstheme="minorHAnsi"/>
          <w:color w:val="000000"/>
          <w:shd w:val="clear" w:color="auto" w:fill="FFFFFF"/>
          <w:lang w:val="es-CL"/>
        </w:rPr>
      </w:pPr>
      <w:r w:rsidRPr="00AC68DF">
        <w:rPr>
          <w:rFonts w:cstheme="minorHAnsi"/>
          <w:color w:val="000000"/>
          <w:shd w:val="clear" w:color="auto" w:fill="FFFFFF"/>
          <w:lang w:val="es-CL"/>
        </w:rPr>
        <w:t xml:space="preserve">De esta manera se establece el Día Internacional del Beso, fecha que conmemora esta gran hazaña cometida </w:t>
      </w:r>
      <w:r w:rsidR="006840FE">
        <w:rPr>
          <w:rFonts w:cstheme="minorHAnsi"/>
          <w:color w:val="000000"/>
          <w:shd w:val="clear" w:color="auto" w:fill="FFFFFF"/>
          <w:lang w:val="es-CL"/>
        </w:rPr>
        <w:t>un</w:t>
      </w:r>
      <w:r w:rsidRPr="00AC68DF">
        <w:rPr>
          <w:rFonts w:cstheme="minorHAnsi"/>
          <w:color w:val="000000"/>
          <w:shd w:val="clear" w:color="auto" w:fill="FFFFFF"/>
          <w:lang w:val="es-CL"/>
        </w:rPr>
        <w:t xml:space="preserve"> 13 de abril y que llama a recordar este gesto romántico </w:t>
      </w:r>
      <w:r w:rsidR="00046249" w:rsidRPr="00AC68DF">
        <w:rPr>
          <w:rFonts w:cstheme="minorHAnsi"/>
          <w:color w:val="000000"/>
          <w:shd w:val="clear" w:color="auto" w:fill="FFFFFF"/>
          <w:lang w:val="es-CL"/>
        </w:rPr>
        <w:t>que, por contexto de pandemia y por las medidas establecidas de restricción sanitaria, se encuentran</w:t>
      </w:r>
      <w:r w:rsidR="00846F09">
        <w:rPr>
          <w:rFonts w:cstheme="minorHAnsi"/>
          <w:color w:val="000000"/>
          <w:shd w:val="clear" w:color="auto" w:fill="FFFFFF"/>
          <w:lang w:val="es-CL"/>
        </w:rPr>
        <w:t xml:space="preserve"> al presente</w:t>
      </w:r>
      <w:r w:rsidR="00046249" w:rsidRPr="00AC68DF">
        <w:rPr>
          <w:rFonts w:cstheme="minorHAnsi"/>
          <w:color w:val="000000"/>
          <w:shd w:val="clear" w:color="auto" w:fill="FFFFFF"/>
          <w:lang w:val="es-CL"/>
        </w:rPr>
        <w:t xml:space="preserve"> esquivos</w:t>
      </w:r>
      <w:r w:rsidRPr="00AC68DF">
        <w:rPr>
          <w:rFonts w:cstheme="minorHAnsi"/>
          <w:color w:val="000000"/>
          <w:shd w:val="clear" w:color="auto" w:fill="FFFFFF"/>
          <w:lang w:val="es-CL"/>
        </w:rPr>
        <w:t>.</w:t>
      </w:r>
    </w:p>
    <w:p w14:paraId="3B4E2EDA" w14:textId="530E1CD0" w:rsidR="00260F3B" w:rsidRPr="00AC68DF" w:rsidRDefault="00260F3B" w:rsidP="00260F3B">
      <w:pPr>
        <w:jc w:val="both"/>
        <w:rPr>
          <w:rFonts w:cstheme="minorHAnsi"/>
          <w:color w:val="000000"/>
          <w:shd w:val="clear" w:color="auto" w:fill="FFFFFF"/>
          <w:lang w:val="es-CL"/>
        </w:rPr>
      </w:pPr>
      <w:r w:rsidRPr="00AC68DF">
        <w:rPr>
          <w:rFonts w:cstheme="minorHAnsi"/>
          <w:color w:val="000000"/>
          <w:shd w:val="clear" w:color="auto" w:fill="FFFFFF"/>
          <w:lang w:val="es-CL"/>
        </w:rPr>
        <w:t xml:space="preserve">Pero, ¿es esta expresión universal? ¿Cuándo fue el primer beso? ¿Por qué besamos? Si te interesa conocer </w:t>
      </w:r>
      <w:r w:rsidR="00846F09">
        <w:rPr>
          <w:rFonts w:cstheme="minorHAnsi"/>
          <w:color w:val="000000"/>
          <w:shd w:val="clear" w:color="auto" w:fill="FFFFFF"/>
          <w:lang w:val="es-CL"/>
        </w:rPr>
        <w:t>las respuestas</w:t>
      </w:r>
      <w:r w:rsidRPr="00AC68DF">
        <w:rPr>
          <w:rFonts w:cstheme="minorHAnsi"/>
          <w:color w:val="000000"/>
          <w:shd w:val="clear" w:color="auto" w:fill="FFFFFF"/>
          <w:lang w:val="es-CL"/>
        </w:rPr>
        <w:t xml:space="preserve"> </w:t>
      </w:r>
      <w:r w:rsidR="00046249" w:rsidRPr="00AC68DF">
        <w:rPr>
          <w:rFonts w:cstheme="minorHAnsi"/>
          <w:color w:val="000000"/>
          <w:shd w:val="clear" w:color="auto" w:fill="FFFFFF"/>
          <w:lang w:val="es-CL"/>
        </w:rPr>
        <w:t>que ha dado la ciencia</w:t>
      </w:r>
      <w:r w:rsidR="00CE45E0">
        <w:rPr>
          <w:rFonts w:cstheme="minorHAnsi"/>
          <w:color w:val="000000"/>
          <w:shd w:val="clear" w:color="auto" w:fill="FFFFFF"/>
          <w:lang w:val="es-CL"/>
        </w:rPr>
        <w:t xml:space="preserve"> y la historia</w:t>
      </w:r>
      <w:r w:rsidR="00846F09">
        <w:rPr>
          <w:rFonts w:cstheme="minorHAnsi"/>
          <w:color w:val="000000"/>
          <w:shd w:val="clear" w:color="auto" w:fill="FFFFFF"/>
          <w:lang w:val="es-CL"/>
        </w:rPr>
        <w:t xml:space="preserve"> a estas y otras preguntas</w:t>
      </w:r>
      <w:r w:rsidR="00046249" w:rsidRPr="00AC68DF">
        <w:rPr>
          <w:rFonts w:cstheme="minorHAnsi"/>
          <w:color w:val="000000"/>
          <w:shd w:val="clear" w:color="auto" w:fill="FFFFFF"/>
          <w:lang w:val="es-CL"/>
        </w:rPr>
        <w:t xml:space="preserve">, </w:t>
      </w:r>
      <w:r w:rsidR="00846F09">
        <w:rPr>
          <w:rFonts w:cstheme="minorHAnsi"/>
          <w:color w:val="000000"/>
          <w:shd w:val="clear" w:color="auto" w:fill="FFFFFF"/>
          <w:lang w:val="es-CL"/>
        </w:rPr>
        <w:t>quédate a</w:t>
      </w:r>
      <w:r w:rsidRPr="00AC68DF">
        <w:rPr>
          <w:rFonts w:cstheme="minorHAnsi"/>
          <w:color w:val="000000"/>
          <w:shd w:val="clear" w:color="auto" w:fill="FFFFFF"/>
          <w:lang w:val="es-CL"/>
        </w:rPr>
        <w:t xml:space="preserve"> continuación.</w:t>
      </w:r>
    </w:p>
    <w:p w14:paraId="70F59430" w14:textId="77777777" w:rsidR="00AC68DF" w:rsidRPr="00AC68DF" w:rsidRDefault="00AC68DF" w:rsidP="00360E40">
      <w:pPr>
        <w:jc w:val="both"/>
        <w:rPr>
          <w:b/>
          <w:bCs/>
          <w:color w:val="000000"/>
          <w:shd w:val="clear" w:color="auto" w:fill="FFFFFF"/>
          <w:lang w:val="es-CL"/>
        </w:rPr>
      </w:pPr>
      <w:r w:rsidRPr="00AC68DF">
        <w:rPr>
          <w:b/>
          <w:bCs/>
          <w:color w:val="000000"/>
          <w:shd w:val="clear" w:color="auto" w:fill="FFFFFF"/>
          <w:lang w:val="es-CL"/>
        </w:rPr>
        <w:t>¿Es lo mismo un beso para hombres y mujeres?</w:t>
      </w:r>
    </w:p>
    <w:p w14:paraId="5FDF815E" w14:textId="0EF34084" w:rsidR="00BD3A56" w:rsidRDefault="00AC68DF" w:rsidP="00360E40">
      <w:pPr>
        <w:jc w:val="both"/>
        <w:rPr>
          <w:rFonts w:cs="Arial"/>
          <w:shd w:val="clear" w:color="auto" w:fill="FFFFFF"/>
          <w:lang w:val="es-CL"/>
        </w:rPr>
      </w:pPr>
      <w:r w:rsidRPr="00AC68DF">
        <w:rPr>
          <w:shd w:val="clear" w:color="auto" w:fill="FFFFFF"/>
          <w:lang w:val="es-CL"/>
        </w:rPr>
        <w:t xml:space="preserve">Según un estudio del 2007 </w:t>
      </w:r>
      <w:ins w:id="1" w:author="Maria Victoria Colmenares Macia" w:date="2021-04-10T20:20:00Z">
        <w:r w:rsidR="002658CD">
          <w:rPr>
            <w:shd w:val="clear" w:color="auto" w:fill="FFFFFF"/>
            <w:lang w:val="es-CL"/>
          </w:rPr>
          <w:fldChar w:fldCharType="begin"/>
        </w:r>
        <w:r w:rsidR="002658CD">
          <w:rPr>
            <w:shd w:val="clear" w:color="auto" w:fill="FFFFFF"/>
            <w:lang w:val="es-CL"/>
          </w:rPr>
          <w:instrText xml:space="preserve"> HYPERLINK "https://journals.sagepub.com/doi/pdf/10.1177/147470490700500310" </w:instrText>
        </w:r>
        <w:r w:rsidR="002658CD">
          <w:rPr>
            <w:shd w:val="clear" w:color="auto" w:fill="FFFFFF"/>
            <w:lang w:val="es-CL"/>
          </w:rPr>
        </w:r>
        <w:r w:rsidR="002658CD">
          <w:rPr>
            <w:shd w:val="clear" w:color="auto" w:fill="FFFFFF"/>
            <w:lang w:val="es-CL"/>
          </w:rPr>
          <w:fldChar w:fldCharType="separate"/>
        </w:r>
        <w:r w:rsidR="002658CD" w:rsidRPr="002658CD">
          <w:rPr>
            <w:rStyle w:val="Hipervnculo"/>
            <w:shd w:val="clear" w:color="auto" w:fill="FFFFFF"/>
            <w:lang w:val="es-CL"/>
          </w:rPr>
          <w:t xml:space="preserve">publicado en el </w:t>
        </w:r>
        <w:proofErr w:type="spellStart"/>
        <w:r w:rsidR="002658CD" w:rsidRPr="002658CD">
          <w:rPr>
            <w:rStyle w:val="Hipervnculo"/>
            <w:shd w:val="clear" w:color="auto" w:fill="FFFFFF"/>
            <w:lang w:val="es-CL"/>
          </w:rPr>
          <w:t>Journal</w:t>
        </w:r>
        <w:proofErr w:type="spellEnd"/>
        <w:r w:rsidR="002658CD" w:rsidRPr="002658CD">
          <w:rPr>
            <w:rStyle w:val="Hipervnculo"/>
            <w:shd w:val="clear" w:color="auto" w:fill="FFFFFF"/>
            <w:lang w:val="es-CL"/>
          </w:rPr>
          <w:t xml:space="preserve"> </w:t>
        </w:r>
        <w:proofErr w:type="spellStart"/>
        <w:r w:rsidR="002658CD" w:rsidRPr="002658CD">
          <w:rPr>
            <w:rStyle w:val="Hipervnculo"/>
            <w:shd w:val="clear" w:color="auto" w:fill="FFFFFF"/>
            <w:lang w:val="es-CL"/>
          </w:rPr>
          <w:t>Evolutionary</w:t>
        </w:r>
        <w:proofErr w:type="spellEnd"/>
        <w:r w:rsidR="002658CD" w:rsidRPr="002658CD">
          <w:rPr>
            <w:rStyle w:val="Hipervnculo"/>
            <w:shd w:val="clear" w:color="auto" w:fill="FFFFFF"/>
            <w:lang w:val="es-CL"/>
          </w:rPr>
          <w:t xml:space="preserve"> </w:t>
        </w:r>
        <w:proofErr w:type="spellStart"/>
        <w:r w:rsidR="002658CD" w:rsidRPr="002658CD">
          <w:rPr>
            <w:rStyle w:val="Hipervnculo"/>
            <w:shd w:val="clear" w:color="auto" w:fill="FFFFFF"/>
            <w:lang w:val="es-CL"/>
          </w:rPr>
          <w:t>Psychology</w:t>
        </w:r>
        <w:proofErr w:type="spellEnd"/>
        <w:r w:rsidR="002658CD">
          <w:rPr>
            <w:shd w:val="clear" w:color="auto" w:fill="FFFFFF"/>
            <w:lang w:val="es-CL"/>
          </w:rPr>
          <w:fldChar w:fldCharType="end"/>
        </w:r>
      </w:ins>
      <w:del w:id="2" w:author="Maria Victoria Colmenares Macia" w:date="2021-04-10T20:20:00Z">
        <w:r w:rsidRPr="00AC68DF" w:rsidDel="002658CD">
          <w:rPr>
            <w:shd w:val="clear" w:color="auto" w:fill="FFFFFF"/>
            <w:lang w:val="es-CL"/>
          </w:rPr>
          <w:delText>del departamento de psicología de</w:delText>
        </w:r>
        <w:r w:rsidRPr="00AC68DF" w:rsidDel="002658CD">
          <w:rPr>
            <w:rFonts w:cs="Arial"/>
            <w:shd w:val="clear" w:color="auto" w:fill="FFFFFF"/>
            <w:lang w:val="es-CL"/>
          </w:rPr>
          <w:delText xml:space="preserve"> Albright College</w:delText>
        </w:r>
      </w:del>
      <w:r w:rsidRPr="00AC68DF">
        <w:rPr>
          <w:rFonts w:cs="Arial"/>
          <w:shd w:val="clear" w:color="auto" w:fill="FFFFFF"/>
          <w:lang w:val="es-CL"/>
        </w:rPr>
        <w:t xml:space="preserve">, las mujeres dan más importancia a los besos que los hombres, tanto en las primeras y </w:t>
      </w:r>
      <w:r w:rsidR="000121B5">
        <w:rPr>
          <w:rFonts w:cs="Arial"/>
          <w:shd w:val="clear" w:color="auto" w:fill="FFFFFF"/>
          <w:lang w:val="es-CL"/>
        </w:rPr>
        <w:t xml:space="preserve">como en </w:t>
      </w:r>
      <w:r w:rsidRPr="00AC68DF">
        <w:rPr>
          <w:rFonts w:cs="Arial"/>
          <w:shd w:val="clear" w:color="auto" w:fill="FFFFFF"/>
          <w:lang w:val="es-CL"/>
        </w:rPr>
        <w:t xml:space="preserve">posteriores etapas del noviazgo. Por otro lado, se observó que los besos son utilizados por los hombres </w:t>
      </w:r>
      <w:r w:rsidR="006840FE">
        <w:rPr>
          <w:rFonts w:cs="Arial"/>
          <w:shd w:val="clear" w:color="auto" w:fill="FFFFFF"/>
          <w:lang w:val="es-CL"/>
        </w:rPr>
        <w:t xml:space="preserve">principalmente </w:t>
      </w:r>
      <w:r w:rsidRPr="00AC68DF">
        <w:rPr>
          <w:rFonts w:cs="Arial"/>
          <w:shd w:val="clear" w:color="auto" w:fill="FFFFFF"/>
          <w:lang w:val="es-CL"/>
        </w:rPr>
        <w:t xml:space="preserve">para aumentar </w:t>
      </w:r>
      <w:r w:rsidRPr="00AC68DF">
        <w:rPr>
          <w:shd w:val="clear" w:color="auto" w:fill="FFFFFF"/>
          <w:lang w:val="es-CL"/>
        </w:rPr>
        <w:t>la probabilidad de tener relaciones sexuales</w:t>
      </w:r>
      <w:del w:id="3" w:author="Maria Victoria Colmenares Macia" w:date="2021-04-10T20:20:00Z">
        <w:r w:rsidRPr="00AC68DF" w:rsidDel="002658CD">
          <w:rPr>
            <w:rStyle w:val="Refdenotaalpie"/>
            <w:rFonts w:cs="Arial"/>
            <w:shd w:val="clear" w:color="auto" w:fill="FFFFFF"/>
            <w:lang w:val="es-CL"/>
          </w:rPr>
          <w:delText xml:space="preserve"> </w:delText>
        </w:r>
        <w:r w:rsidRPr="00AC68DF" w:rsidDel="002658CD">
          <w:rPr>
            <w:rStyle w:val="Refdenotaalpie"/>
            <w:rFonts w:cs="Arial"/>
            <w:shd w:val="clear" w:color="auto" w:fill="FFFFFF"/>
            <w:lang w:val="es-CL"/>
          </w:rPr>
          <w:footnoteReference w:id="3"/>
        </w:r>
      </w:del>
      <w:r w:rsidRPr="00AC68DF">
        <w:rPr>
          <w:rFonts w:cs="Arial"/>
          <w:shd w:val="clear" w:color="auto" w:fill="FFFFFF"/>
          <w:lang w:val="es-CL"/>
        </w:rPr>
        <w:t>.</w:t>
      </w:r>
      <w:r w:rsidR="00BD3A56">
        <w:rPr>
          <w:rFonts w:cs="Arial"/>
          <w:shd w:val="clear" w:color="auto" w:fill="FFFFFF"/>
          <w:lang w:val="es-CL"/>
        </w:rPr>
        <w:t xml:space="preserve"> </w:t>
      </w:r>
    </w:p>
    <w:p w14:paraId="2BA195D8" w14:textId="77777777" w:rsidR="00360E40" w:rsidRPr="000121B5" w:rsidRDefault="00360E40" w:rsidP="00360E40">
      <w:pPr>
        <w:rPr>
          <w:b/>
          <w:bCs/>
          <w:lang w:val="es-CL"/>
        </w:rPr>
      </w:pPr>
      <w:r w:rsidRPr="000121B5">
        <w:rPr>
          <w:b/>
          <w:bCs/>
          <w:lang w:val="es-CL"/>
        </w:rPr>
        <w:t>“La culpa fue del primer beso”</w:t>
      </w:r>
    </w:p>
    <w:p w14:paraId="6467C64D" w14:textId="6B47BAB0" w:rsidR="000121B5" w:rsidRPr="000121B5" w:rsidRDefault="000121B5" w:rsidP="00360E40">
      <w:pPr>
        <w:jc w:val="both"/>
        <w:rPr>
          <w:shd w:val="clear" w:color="auto" w:fill="FFFFFF"/>
          <w:lang w:val="es"/>
        </w:rPr>
      </w:pPr>
      <w:r w:rsidRPr="000121B5">
        <w:rPr>
          <w:rFonts w:cs="Arial"/>
          <w:shd w:val="clear" w:color="auto" w:fill="FFFFFF"/>
          <w:lang w:val="es-CL"/>
        </w:rPr>
        <w:t>Se comenta en este mismo estudio que el primer beso es determinante al momento de querer comenzar una relación. Tras una encuesta</w:t>
      </w:r>
      <w:r w:rsidR="006840FE">
        <w:rPr>
          <w:rFonts w:cs="Arial"/>
          <w:shd w:val="clear" w:color="auto" w:fill="FFFFFF"/>
          <w:lang w:val="es-CL"/>
        </w:rPr>
        <w:t xml:space="preserve"> realizada</w:t>
      </w:r>
      <w:r w:rsidRPr="000121B5">
        <w:rPr>
          <w:rFonts w:cs="Arial"/>
          <w:shd w:val="clear" w:color="auto" w:fill="FFFFFF"/>
          <w:lang w:val="es-CL"/>
        </w:rPr>
        <w:t xml:space="preserve">, más de la mitad de los participantes respondieron que en algún momento de sus vidas se sintieron atraídos </w:t>
      </w:r>
      <w:r w:rsidR="006840FE">
        <w:rPr>
          <w:rFonts w:cs="Arial"/>
          <w:shd w:val="clear" w:color="auto" w:fill="FFFFFF"/>
          <w:lang w:val="es-CL"/>
        </w:rPr>
        <w:t>por</w:t>
      </w:r>
      <w:r w:rsidRPr="000121B5">
        <w:rPr>
          <w:rFonts w:cs="Arial"/>
          <w:shd w:val="clear" w:color="auto" w:fill="FFFFFF"/>
          <w:lang w:val="es-CL"/>
        </w:rPr>
        <w:t xml:space="preserve"> alguien hasta que, luego de un primer beso, dejaron de estarlo. “</w:t>
      </w:r>
      <w:r w:rsidRPr="000121B5">
        <w:rPr>
          <w:shd w:val="clear" w:color="auto" w:fill="FFFFFF"/>
          <w:lang w:val="es"/>
        </w:rPr>
        <w:t>Quizás los besos en estos casos pueden activar mecanismos evolutivos que funcionan para desalentar la reproducción entre individuos que podrían ser genéticamente incompatibles</w:t>
      </w:r>
      <w:r w:rsidRPr="000121B5">
        <w:rPr>
          <w:rFonts w:cs="Arial"/>
          <w:shd w:val="clear" w:color="auto" w:fill="FFFFFF"/>
          <w:lang w:val="es-CL"/>
        </w:rPr>
        <w:t>”, comenta Hughes en su reporte científico.</w:t>
      </w:r>
    </w:p>
    <w:p w14:paraId="577D2CCE" w14:textId="7D21D6AB" w:rsidR="00542668" w:rsidRPr="00542668" w:rsidRDefault="00542668" w:rsidP="00360E40">
      <w:pPr>
        <w:jc w:val="both"/>
        <w:rPr>
          <w:b/>
          <w:bCs/>
          <w:lang w:val="es-CL"/>
        </w:rPr>
      </w:pPr>
      <w:r w:rsidRPr="00542668">
        <w:rPr>
          <w:b/>
          <w:bCs/>
          <w:lang w:val="es-CL"/>
        </w:rPr>
        <w:t>Razón del beso</w:t>
      </w:r>
    </w:p>
    <w:p w14:paraId="782CBD70" w14:textId="12EC6EFB" w:rsidR="00542668" w:rsidRDefault="00360E40" w:rsidP="00CE45E0">
      <w:pPr>
        <w:jc w:val="both"/>
        <w:rPr>
          <w:lang w:val="es-CL"/>
        </w:rPr>
      </w:pPr>
      <w:r>
        <w:rPr>
          <w:lang w:val="es-CL"/>
        </w:rPr>
        <w:t>No se sabe realmente por qué besamos</w:t>
      </w:r>
      <w:r w:rsidR="00542668" w:rsidRPr="00542668">
        <w:rPr>
          <w:lang w:val="es-CL"/>
        </w:rPr>
        <w:t>,</w:t>
      </w:r>
      <w:r>
        <w:rPr>
          <w:lang w:val="es-CL"/>
        </w:rPr>
        <w:t xml:space="preserve"> pero</w:t>
      </w:r>
      <w:r w:rsidR="00542668" w:rsidRPr="00542668">
        <w:rPr>
          <w:lang w:val="es-CL"/>
        </w:rPr>
        <w:t xml:space="preserve"> se </w:t>
      </w:r>
      <w:ins w:id="6" w:author="Maria Victoria Colmenares Macia" w:date="2021-04-10T20:33:00Z">
        <w:r w:rsidR="002658CD">
          <w:rPr>
            <w:lang w:val="es-CL"/>
          </w:rPr>
          <w:fldChar w:fldCharType="begin"/>
        </w:r>
        <w:r w:rsidR="002658CD">
          <w:rPr>
            <w:lang w:val="es-CL"/>
          </w:rPr>
          <w:instrText xml:space="preserve"> HYPERLINK "https://www.ncbi.nlm.nih.gov/pmc/articles/PMC4487821/" </w:instrText>
        </w:r>
        <w:r w:rsidR="002658CD">
          <w:rPr>
            <w:lang w:val="es-CL"/>
          </w:rPr>
        </w:r>
        <w:r w:rsidR="002658CD">
          <w:rPr>
            <w:lang w:val="es-CL"/>
          </w:rPr>
          <w:fldChar w:fldCharType="separate"/>
        </w:r>
        <w:r w:rsidR="00542668" w:rsidRPr="002658CD">
          <w:rPr>
            <w:rStyle w:val="Hipervnculo"/>
            <w:lang w:val="es-CL"/>
          </w:rPr>
          <w:t>teoriza</w:t>
        </w:r>
        <w:r w:rsidR="002658CD">
          <w:rPr>
            <w:lang w:val="es-CL"/>
          </w:rPr>
          <w:fldChar w:fldCharType="end"/>
        </w:r>
      </w:ins>
      <w:r w:rsidR="00542668" w:rsidRPr="00542668">
        <w:rPr>
          <w:lang w:val="es-CL"/>
        </w:rPr>
        <w:t xml:space="preserve"> principalmente que los besos cumplen con evaluar</w:t>
      </w:r>
      <w:r>
        <w:rPr>
          <w:lang w:val="es-CL"/>
        </w:rPr>
        <w:t xml:space="preserve"> tanto a una potencial pareja</w:t>
      </w:r>
      <w:r w:rsidR="00542668" w:rsidRPr="00542668">
        <w:rPr>
          <w:lang w:val="es-CL"/>
        </w:rPr>
        <w:t xml:space="preserve"> </w:t>
      </w:r>
      <w:r>
        <w:rPr>
          <w:lang w:val="es-CL"/>
        </w:rPr>
        <w:t>como a una ya establecida, ayudando a mantener</w:t>
      </w:r>
      <w:r w:rsidR="00542668" w:rsidRPr="00542668">
        <w:rPr>
          <w:lang w:val="es-CL"/>
        </w:rPr>
        <w:t xml:space="preserve"> una relación </w:t>
      </w:r>
      <w:r>
        <w:rPr>
          <w:lang w:val="es-CL"/>
        </w:rPr>
        <w:t>a largo plazo</w:t>
      </w:r>
      <w:del w:id="7" w:author="Maria Victoria Colmenares Macia" w:date="2021-04-10T20:33:00Z">
        <w:r w:rsidDel="002658CD">
          <w:rPr>
            <w:rStyle w:val="Refdenotaalpie"/>
            <w:lang w:val="es-CL"/>
          </w:rPr>
          <w:footnoteReference w:id="4"/>
        </w:r>
      </w:del>
      <w:r w:rsidR="00542668" w:rsidRPr="00542668">
        <w:rPr>
          <w:lang w:val="es-CL"/>
        </w:rPr>
        <w:t xml:space="preserve">. </w:t>
      </w:r>
      <w:ins w:id="10" w:author="Maria Victoria Colmenares Macia" w:date="2021-04-10T20:47:00Z">
        <w:r w:rsidR="002C22A2">
          <w:rPr>
            <w:lang w:val="es-CL"/>
          </w:rPr>
          <w:fldChar w:fldCharType="begin"/>
        </w:r>
        <w:r w:rsidR="002C22A2">
          <w:rPr>
            <w:lang w:val="es-CL"/>
          </w:rPr>
          <w:instrText xml:space="preserve"> HYPERLINK "https://journals.sagepub.com/doi/pdf/10.1177/147470491401200114" </w:instrText>
        </w:r>
        <w:r w:rsidR="002C22A2">
          <w:rPr>
            <w:lang w:val="es-CL"/>
          </w:rPr>
        </w:r>
        <w:r w:rsidR="002C22A2">
          <w:rPr>
            <w:lang w:val="es-CL"/>
          </w:rPr>
          <w:fldChar w:fldCharType="separate"/>
        </w:r>
        <w:r w:rsidR="00542668" w:rsidRPr="002C22A2">
          <w:rPr>
            <w:rStyle w:val="Hipervnculo"/>
            <w:lang w:val="es-CL"/>
          </w:rPr>
          <w:t>Se cree</w:t>
        </w:r>
        <w:r w:rsidR="002C22A2">
          <w:rPr>
            <w:lang w:val="es-CL"/>
          </w:rPr>
          <w:fldChar w:fldCharType="end"/>
        </w:r>
      </w:ins>
      <w:r w:rsidR="00542668" w:rsidRPr="00542668">
        <w:rPr>
          <w:lang w:val="es-CL"/>
        </w:rPr>
        <w:t xml:space="preserve"> que esto puede funcionar mediante el</w:t>
      </w:r>
      <w:r>
        <w:rPr>
          <w:lang w:val="es-CL"/>
        </w:rPr>
        <w:t xml:space="preserve"> gusto y el</w:t>
      </w:r>
      <w:r w:rsidR="00542668" w:rsidRPr="00542668">
        <w:rPr>
          <w:lang w:val="es-CL"/>
        </w:rPr>
        <w:t xml:space="preserve"> olfato, buscando compatibilidad y aptitudes genéticas en el otro</w:t>
      </w:r>
      <w:r>
        <w:rPr>
          <w:lang w:val="es-CL"/>
        </w:rPr>
        <w:t>, además de salud</w:t>
      </w:r>
      <w:r w:rsidR="00542668" w:rsidRPr="00542668">
        <w:rPr>
          <w:lang w:val="es-CL"/>
        </w:rPr>
        <w:t xml:space="preserve">. Esta función muy raramente se </w:t>
      </w:r>
      <w:r w:rsidR="00542668" w:rsidRPr="00542668">
        <w:rPr>
          <w:lang w:val="es-CL"/>
        </w:rPr>
        <w:lastRenderedPageBreak/>
        <w:t xml:space="preserve">ha visto en otras especies </w:t>
      </w:r>
      <w:r w:rsidR="006840FE">
        <w:rPr>
          <w:lang w:val="es-CL"/>
        </w:rPr>
        <w:t xml:space="preserve">del mismo orden como los </w:t>
      </w:r>
      <w:r w:rsidR="00542668" w:rsidRPr="00542668">
        <w:rPr>
          <w:lang w:val="es-CL"/>
        </w:rPr>
        <w:t>primates</w:t>
      </w:r>
      <w:del w:id="11" w:author="Maria Victoria Colmenares Macia" w:date="2021-04-10T20:47:00Z">
        <w:r w:rsidR="00542668" w:rsidRPr="00542668" w:rsidDel="002C22A2">
          <w:rPr>
            <w:rStyle w:val="Refdenotaalpie"/>
            <w:lang w:val="es-CL"/>
          </w:rPr>
          <w:footnoteReference w:id="5"/>
        </w:r>
      </w:del>
      <w:r w:rsidR="00542668" w:rsidRPr="00542668">
        <w:rPr>
          <w:lang w:val="es-CL"/>
        </w:rPr>
        <w:t xml:space="preserve">. Es decir, besar no es una conducta </w:t>
      </w:r>
      <w:r w:rsidR="00542668">
        <w:rPr>
          <w:lang w:val="es-CL"/>
        </w:rPr>
        <w:t>muy entendida por nuestros parientes más cercanos</w:t>
      </w:r>
      <w:r w:rsidR="00542668" w:rsidRPr="00542668">
        <w:rPr>
          <w:lang w:val="es-CL"/>
        </w:rPr>
        <w:t>.</w:t>
      </w:r>
    </w:p>
    <w:p w14:paraId="0BF93F3F" w14:textId="77777777" w:rsidR="00CE45E0" w:rsidRPr="00846F09" w:rsidRDefault="00CE45E0" w:rsidP="00CE45E0">
      <w:pPr>
        <w:jc w:val="both"/>
        <w:rPr>
          <w:b/>
          <w:bCs/>
          <w:lang w:val="es-CL"/>
        </w:rPr>
      </w:pPr>
      <w:r w:rsidRPr="00846F09">
        <w:rPr>
          <w:b/>
          <w:bCs/>
          <w:lang w:val="es-CL"/>
        </w:rPr>
        <w:t>El primer beso d</w:t>
      </w:r>
      <w:r>
        <w:rPr>
          <w:b/>
          <w:bCs/>
          <w:lang w:val="es-CL"/>
        </w:rPr>
        <w:t>el cine</w:t>
      </w:r>
    </w:p>
    <w:p w14:paraId="73FBF96C" w14:textId="6C4FF2F6" w:rsidR="00CE45E0" w:rsidRDefault="006045D5" w:rsidP="00CE45E0">
      <w:pPr>
        <w:jc w:val="both"/>
        <w:rPr>
          <w:lang w:val="es-CL"/>
        </w:rPr>
      </w:pPr>
      <w:ins w:id="14" w:author="Maria Victoria Colmenares Macia" w:date="2021-04-10T21:08:00Z">
        <w:r>
          <w:rPr>
            <w:i/>
            <w:iCs/>
            <w:lang w:val="es-CL"/>
          </w:rPr>
          <w:fldChar w:fldCharType="begin"/>
        </w:r>
        <w:r>
          <w:rPr>
            <w:i/>
            <w:iCs/>
            <w:lang w:val="es-CL"/>
          </w:rPr>
          <w:instrText xml:space="preserve"> HYPERLINK "https://www.youtube.com/watch?v=IUyTcpvTPu0" </w:instrText>
        </w:r>
        <w:r>
          <w:rPr>
            <w:i/>
            <w:iCs/>
            <w:lang w:val="es-CL"/>
          </w:rPr>
        </w:r>
        <w:r>
          <w:rPr>
            <w:i/>
            <w:iCs/>
            <w:lang w:val="es-CL"/>
          </w:rPr>
          <w:fldChar w:fldCharType="separate"/>
        </w:r>
        <w:proofErr w:type="spellStart"/>
        <w:r w:rsidR="00CE45E0" w:rsidRPr="006045D5">
          <w:rPr>
            <w:rStyle w:val="Hipervnculo"/>
            <w:i/>
            <w:iCs/>
            <w:lang w:val="es-CL"/>
          </w:rPr>
          <w:t>The</w:t>
        </w:r>
        <w:proofErr w:type="spellEnd"/>
        <w:r w:rsidR="00CE45E0" w:rsidRPr="006045D5">
          <w:rPr>
            <w:rStyle w:val="Hipervnculo"/>
            <w:i/>
            <w:iCs/>
            <w:lang w:val="es-CL"/>
          </w:rPr>
          <w:t xml:space="preserve"> Kiss</w:t>
        </w:r>
        <w:r>
          <w:rPr>
            <w:i/>
            <w:iCs/>
            <w:lang w:val="es-CL"/>
          </w:rPr>
          <w:fldChar w:fldCharType="end"/>
        </w:r>
      </w:ins>
      <w:r w:rsidR="00CE45E0" w:rsidRPr="00846F09">
        <w:rPr>
          <w:rStyle w:val="Refdenotaalpie"/>
          <w:lang w:val="es-CL"/>
        </w:rPr>
        <w:footnoteReference w:id="6"/>
      </w:r>
      <w:r w:rsidR="00CE45E0">
        <w:rPr>
          <w:lang w:val="es-CL"/>
        </w:rPr>
        <w:t xml:space="preserve"> o El beso, es un cortometraje mudo estrenado en 1896. Dirigida por William </w:t>
      </w:r>
      <w:proofErr w:type="spellStart"/>
      <w:r w:rsidR="00CE45E0">
        <w:rPr>
          <w:lang w:val="es-CL"/>
        </w:rPr>
        <w:t>Heise</w:t>
      </w:r>
      <w:proofErr w:type="spellEnd"/>
      <w:r w:rsidR="00CE45E0">
        <w:rPr>
          <w:lang w:val="es-CL"/>
        </w:rPr>
        <w:t xml:space="preserve"> y distribuida por </w:t>
      </w:r>
      <w:r w:rsidR="00CE45E0" w:rsidRPr="00846F09">
        <w:rPr>
          <w:lang w:val="es-CL"/>
        </w:rPr>
        <w:t>Thomas A. Edison, Inc.</w:t>
      </w:r>
      <w:r w:rsidR="00CE45E0">
        <w:rPr>
          <w:lang w:val="es-CL"/>
        </w:rPr>
        <w:t>, fue una de las primeras películas proyectadas al público, junto con los famosos metrajes de los hermanos Lumi</w:t>
      </w:r>
      <w:r w:rsidR="00CE45E0" w:rsidRPr="003C75A3">
        <w:rPr>
          <w:lang w:val="es-CL"/>
        </w:rPr>
        <w:t>èr</w:t>
      </w:r>
      <w:r w:rsidR="00CE45E0">
        <w:rPr>
          <w:lang w:val="es-CL"/>
        </w:rPr>
        <w:t xml:space="preserve">e (el del </w:t>
      </w:r>
      <w:ins w:id="15" w:author="Maria Victoria Colmenares Macia" w:date="2021-04-10T21:09:00Z">
        <w:r>
          <w:rPr>
            <w:lang w:val="es-CL"/>
          </w:rPr>
          <w:fldChar w:fldCharType="begin"/>
        </w:r>
        <w:r>
          <w:rPr>
            <w:lang w:val="es-CL"/>
          </w:rPr>
          <w:instrText xml:space="preserve"> HYPERLINK "https://www.youtube.com/watch?v=MT-70ni4Ddo&amp;ab_channel=Lucas" </w:instrText>
        </w:r>
        <w:r>
          <w:rPr>
            <w:lang w:val="es-CL"/>
          </w:rPr>
        </w:r>
        <w:r>
          <w:rPr>
            <w:lang w:val="es-CL"/>
          </w:rPr>
          <w:fldChar w:fldCharType="separate"/>
        </w:r>
        <w:r w:rsidR="00CE45E0" w:rsidRPr="006045D5">
          <w:rPr>
            <w:rStyle w:val="Hipervnculo"/>
            <w:lang w:val="es-CL"/>
          </w:rPr>
          <w:t>tren</w:t>
        </w:r>
        <w:r>
          <w:rPr>
            <w:lang w:val="es-CL"/>
          </w:rPr>
          <w:fldChar w:fldCharType="end"/>
        </w:r>
      </w:ins>
      <w:del w:id="16" w:author="Maria Victoria Colmenares Macia" w:date="2021-04-10T21:20:00Z">
        <w:r w:rsidR="00CE45E0" w:rsidDel="00AD0397">
          <w:rPr>
            <w:rStyle w:val="Refdenotaalpie"/>
            <w:lang w:val="es-CL"/>
          </w:rPr>
          <w:footnoteReference w:id="7"/>
        </w:r>
      </w:del>
      <w:r w:rsidR="00CE45E0">
        <w:rPr>
          <w:lang w:val="es-CL"/>
        </w:rPr>
        <w:t xml:space="preserve"> y el de la </w:t>
      </w:r>
      <w:ins w:id="19" w:author="Maria Victoria Colmenares Macia" w:date="2021-04-10T21:09:00Z">
        <w:r>
          <w:rPr>
            <w:lang w:val="es-CL"/>
          </w:rPr>
          <w:fldChar w:fldCharType="begin"/>
        </w:r>
        <w:r>
          <w:rPr>
            <w:lang w:val="es-CL"/>
          </w:rPr>
          <w:instrText xml:space="preserve"> HYPERLINK "https://www.youtube.com/watch?v=uPmG8ppUhSw&amp;ab_channel=maccafan21%5BCin%C3%A9%27Culte%5D" </w:instrText>
        </w:r>
        <w:r>
          <w:rPr>
            <w:lang w:val="es-CL"/>
          </w:rPr>
        </w:r>
        <w:r>
          <w:rPr>
            <w:lang w:val="es-CL"/>
          </w:rPr>
          <w:fldChar w:fldCharType="separate"/>
        </w:r>
        <w:r w:rsidR="00CE45E0" w:rsidRPr="006045D5">
          <w:rPr>
            <w:rStyle w:val="Hipervnculo"/>
            <w:lang w:val="es-CL"/>
          </w:rPr>
          <w:t>fábrica</w:t>
        </w:r>
        <w:r>
          <w:rPr>
            <w:lang w:val="es-CL"/>
          </w:rPr>
          <w:fldChar w:fldCharType="end"/>
        </w:r>
      </w:ins>
      <w:del w:id="20" w:author="Maria Victoria Colmenares Macia" w:date="2021-04-10T21:20:00Z">
        <w:r w:rsidR="00CE45E0" w:rsidDel="00AD0397">
          <w:rPr>
            <w:rStyle w:val="Refdenotaalpie"/>
            <w:lang w:val="es-CL"/>
          </w:rPr>
          <w:footnoteReference w:id="8"/>
        </w:r>
      </w:del>
      <w:r w:rsidR="00CE45E0">
        <w:rPr>
          <w:lang w:val="es-CL"/>
        </w:rPr>
        <w:t>).</w:t>
      </w:r>
    </w:p>
    <w:p w14:paraId="73868DC2" w14:textId="13802067" w:rsidR="00CE45E0" w:rsidRDefault="00CE45E0" w:rsidP="00CE45E0">
      <w:pPr>
        <w:jc w:val="both"/>
        <w:rPr>
          <w:lang w:val="es-CL"/>
        </w:rPr>
      </w:pPr>
      <w:r>
        <w:rPr>
          <w:lang w:val="es-CL"/>
        </w:rPr>
        <w:t xml:space="preserve">En sus 18 segundos de duración, se puede ver como John Rice y May Irwin se besan ante la cámara recreando la escena final de la comedia-musical </w:t>
      </w:r>
      <w:ins w:id="23" w:author="Maria Victoria Colmenares Macia" w:date="2021-04-10T21:18:00Z">
        <w:r w:rsidR="00AD0397">
          <w:rPr>
            <w:i/>
            <w:iCs/>
            <w:lang w:val="es-CL"/>
          </w:rPr>
          <w:fldChar w:fldCharType="begin"/>
        </w:r>
        <w:r w:rsidR="00AD0397">
          <w:rPr>
            <w:i/>
            <w:iCs/>
            <w:lang w:val="es-CL"/>
          </w:rPr>
          <w:instrText xml:space="preserve"> HYPERLINK "https://www.loc.gov/item/00694131" </w:instrText>
        </w:r>
        <w:r w:rsidR="00AD0397">
          <w:rPr>
            <w:i/>
            <w:iCs/>
            <w:lang w:val="es-CL"/>
          </w:rPr>
        </w:r>
        <w:r w:rsidR="00AD0397">
          <w:rPr>
            <w:i/>
            <w:iCs/>
            <w:lang w:val="es-CL"/>
          </w:rPr>
          <w:fldChar w:fldCharType="separate"/>
        </w:r>
        <w:proofErr w:type="spellStart"/>
        <w:r w:rsidRPr="00AD0397">
          <w:rPr>
            <w:rStyle w:val="Hipervnculo"/>
            <w:i/>
            <w:iCs/>
            <w:lang w:val="es-CL"/>
          </w:rPr>
          <w:t>The</w:t>
        </w:r>
        <w:proofErr w:type="spellEnd"/>
        <w:r w:rsidRPr="00AD0397">
          <w:rPr>
            <w:rStyle w:val="Hipervnculo"/>
            <w:i/>
            <w:iCs/>
            <w:lang w:val="es-CL"/>
          </w:rPr>
          <w:t xml:space="preserve"> </w:t>
        </w:r>
        <w:proofErr w:type="spellStart"/>
        <w:r w:rsidRPr="00AD0397">
          <w:rPr>
            <w:rStyle w:val="Hipervnculo"/>
            <w:i/>
            <w:iCs/>
            <w:lang w:val="es-CL"/>
          </w:rPr>
          <w:t>Widow</w:t>
        </w:r>
        <w:proofErr w:type="spellEnd"/>
        <w:r w:rsidRPr="00AD0397">
          <w:rPr>
            <w:rStyle w:val="Hipervnculo"/>
            <w:i/>
            <w:iCs/>
            <w:lang w:val="es-CL"/>
          </w:rPr>
          <w:t xml:space="preserve"> Jones</w:t>
        </w:r>
        <w:r w:rsidR="00AD0397">
          <w:rPr>
            <w:i/>
            <w:iCs/>
            <w:lang w:val="es-CL"/>
          </w:rPr>
          <w:fldChar w:fldCharType="end"/>
        </w:r>
      </w:ins>
      <w:del w:id="24" w:author="Maria Victoria Colmenares Macia" w:date="2021-04-10T21:20:00Z">
        <w:r w:rsidDel="00AD0397">
          <w:rPr>
            <w:rStyle w:val="Refdenotaalpie"/>
            <w:i/>
            <w:iCs/>
            <w:lang w:val="es-CL"/>
          </w:rPr>
          <w:footnoteReference w:id="9"/>
        </w:r>
      </w:del>
      <w:r>
        <w:rPr>
          <w:lang w:val="es-CL"/>
        </w:rPr>
        <w:t>. Se concreta así en Estados Unidos el primer beso en la historia del cine.</w:t>
      </w:r>
    </w:p>
    <w:p w14:paraId="0DFA4673" w14:textId="7E5D4D60" w:rsidR="00327B3C" w:rsidRDefault="00327B3C" w:rsidP="00CE45E0">
      <w:pPr>
        <w:jc w:val="both"/>
        <w:rPr>
          <w:b/>
          <w:bCs/>
          <w:lang w:val="es-CL"/>
        </w:rPr>
      </w:pPr>
      <w:r w:rsidRPr="00327B3C">
        <w:rPr>
          <w:b/>
          <w:bCs/>
          <w:lang w:val="es-CL"/>
        </w:rPr>
        <w:t>¿Virus y bacterias?</w:t>
      </w:r>
    </w:p>
    <w:p w14:paraId="5C6E4D64" w14:textId="46E85124" w:rsidR="00327B3C" w:rsidRPr="00327B3C" w:rsidRDefault="00327B3C" w:rsidP="00360E40">
      <w:pPr>
        <w:jc w:val="both"/>
        <w:rPr>
          <w:lang w:val="es-CL"/>
        </w:rPr>
      </w:pPr>
      <w:r>
        <w:rPr>
          <w:lang w:val="es-CL"/>
        </w:rPr>
        <w:t xml:space="preserve">Algo que </w:t>
      </w:r>
      <w:r w:rsidR="00BB37B3">
        <w:rPr>
          <w:lang w:val="es-CL"/>
        </w:rPr>
        <w:t>quizás no quieras</w:t>
      </w:r>
      <w:r>
        <w:rPr>
          <w:lang w:val="es-CL"/>
        </w:rPr>
        <w:t xml:space="preserve"> saber. Joseph </w:t>
      </w:r>
      <w:proofErr w:type="spellStart"/>
      <w:r>
        <w:rPr>
          <w:lang w:val="es-CL"/>
        </w:rPr>
        <w:t>Alpert</w:t>
      </w:r>
      <w:proofErr w:type="spellEnd"/>
      <w:r>
        <w:rPr>
          <w:lang w:val="es-CL"/>
        </w:rPr>
        <w:t xml:space="preserve">, cardiólogo </w:t>
      </w:r>
      <w:r w:rsidRPr="00327B3C">
        <w:rPr>
          <w:lang w:val="es-CL"/>
        </w:rPr>
        <w:t xml:space="preserve">del </w:t>
      </w:r>
      <w:r w:rsidRPr="00327B3C">
        <w:rPr>
          <w:rFonts w:cs="Arial"/>
          <w:shd w:val="clear" w:color="auto" w:fill="FFFFFF"/>
          <w:lang w:val="es-CL"/>
        </w:rPr>
        <w:t xml:space="preserve">Centro Cardíaco </w:t>
      </w:r>
      <w:proofErr w:type="spellStart"/>
      <w:r w:rsidRPr="00327B3C">
        <w:rPr>
          <w:rFonts w:cs="Arial"/>
          <w:shd w:val="clear" w:color="auto" w:fill="FFFFFF"/>
          <w:lang w:val="es-CL"/>
        </w:rPr>
        <w:t>Sarver</w:t>
      </w:r>
      <w:proofErr w:type="spellEnd"/>
      <w:r w:rsidRPr="00327B3C">
        <w:rPr>
          <w:rFonts w:cs="Arial"/>
          <w:shd w:val="clear" w:color="auto" w:fill="FFFFFF"/>
          <w:lang w:val="es-CL"/>
        </w:rPr>
        <w:t xml:space="preserve"> de la Universidad de Arizona</w:t>
      </w:r>
      <w:r>
        <w:rPr>
          <w:rFonts w:cs="Arial"/>
          <w:shd w:val="clear" w:color="auto" w:fill="FFFFFF"/>
          <w:lang w:val="es-CL"/>
        </w:rPr>
        <w:t xml:space="preserve">, nos ilustró </w:t>
      </w:r>
      <w:r w:rsidR="00681456">
        <w:rPr>
          <w:rFonts w:cs="Arial"/>
          <w:shd w:val="clear" w:color="auto" w:fill="FFFFFF"/>
          <w:lang w:val="es-CL"/>
        </w:rPr>
        <w:t xml:space="preserve">en </w:t>
      </w:r>
      <w:r>
        <w:rPr>
          <w:rFonts w:cs="Arial"/>
          <w:shd w:val="clear" w:color="auto" w:fill="FFFFFF"/>
          <w:lang w:val="es-CL"/>
        </w:rPr>
        <w:t xml:space="preserve">el 2013 en una editorial de </w:t>
      </w:r>
      <w:ins w:id="27" w:author="Maria Victoria Colmenares Macia" w:date="2021-04-10T21:28:00Z">
        <w:r w:rsidR="00FA6763">
          <w:rPr>
            <w:rFonts w:cs="Arial"/>
            <w:i/>
            <w:iCs/>
            <w:shd w:val="clear" w:color="auto" w:fill="FFFFFF"/>
            <w:lang w:val="es-CL"/>
          </w:rPr>
          <w:fldChar w:fldCharType="begin"/>
        </w:r>
        <w:r w:rsidR="00FA6763">
          <w:rPr>
            <w:rFonts w:cs="Arial"/>
            <w:i/>
            <w:iCs/>
            <w:shd w:val="clear" w:color="auto" w:fill="FFFFFF"/>
            <w:lang w:val="es-CL"/>
          </w:rPr>
          <w:instrText xml:space="preserve"> HYPERLINK "https://www.amjmed.com/article/S0002-9343(13)00186-1/fulltext" </w:instrText>
        </w:r>
        <w:r w:rsidR="00FA6763">
          <w:rPr>
            <w:rFonts w:cs="Arial"/>
            <w:i/>
            <w:iCs/>
            <w:shd w:val="clear" w:color="auto" w:fill="FFFFFF"/>
            <w:lang w:val="es-CL"/>
          </w:rPr>
        </w:r>
        <w:r w:rsidR="00FA6763">
          <w:rPr>
            <w:rFonts w:cs="Arial"/>
            <w:i/>
            <w:iCs/>
            <w:shd w:val="clear" w:color="auto" w:fill="FFFFFF"/>
            <w:lang w:val="es-CL"/>
          </w:rPr>
          <w:fldChar w:fldCharType="separate"/>
        </w:r>
        <w:proofErr w:type="spellStart"/>
        <w:r w:rsidRPr="00FA6763">
          <w:rPr>
            <w:rStyle w:val="Hipervnculo"/>
            <w:rFonts w:cs="Arial"/>
            <w:i/>
            <w:iCs/>
            <w:shd w:val="clear" w:color="auto" w:fill="FFFFFF"/>
            <w:lang w:val="es-CL"/>
          </w:rPr>
          <w:t>The</w:t>
        </w:r>
        <w:proofErr w:type="spellEnd"/>
        <w:r w:rsidRPr="00FA6763">
          <w:rPr>
            <w:rStyle w:val="Hipervnculo"/>
            <w:rFonts w:cs="Arial"/>
            <w:i/>
            <w:iCs/>
            <w:shd w:val="clear" w:color="auto" w:fill="FFFFFF"/>
            <w:lang w:val="es-CL"/>
          </w:rPr>
          <w:t xml:space="preserve"> American </w:t>
        </w:r>
        <w:proofErr w:type="spellStart"/>
        <w:r w:rsidRPr="00FA6763">
          <w:rPr>
            <w:rStyle w:val="Hipervnculo"/>
            <w:rFonts w:cs="Arial"/>
            <w:i/>
            <w:iCs/>
            <w:shd w:val="clear" w:color="auto" w:fill="FFFFFF"/>
            <w:lang w:val="es-CL"/>
          </w:rPr>
          <w:t>Journal</w:t>
        </w:r>
        <w:proofErr w:type="spellEnd"/>
        <w:r w:rsidRPr="00FA6763">
          <w:rPr>
            <w:rStyle w:val="Hipervnculo"/>
            <w:rFonts w:cs="Arial"/>
            <w:i/>
            <w:iCs/>
            <w:shd w:val="clear" w:color="auto" w:fill="FFFFFF"/>
            <w:lang w:val="es-CL"/>
          </w:rPr>
          <w:t xml:space="preserve"> </w:t>
        </w:r>
        <w:proofErr w:type="spellStart"/>
        <w:r w:rsidRPr="00FA6763">
          <w:rPr>
            <w:rStyle w:val="Hipervnculo"/>
            <w:rFonts w:cs="Arial"/>
            <w:i/>
            <w:iCs/>
            <w:shd w:val="clear" w:color="auto" w:fill="FFFFFF"/>
            <w:lang w:val="es-CL"/>
          </w:rPr>
          <w:t>of</w:t>
        </w:r>
        <w:proofErr w:type="spellEnd"/>
        <w:r w:rsidRPr="00FA6763">
          <w:rPr>
            <w:rStyle w:val="Hipervnculo"/>
            <w:rFonts w:cs="Arial"/>
            <w:i/>
            <w:iCs/>
            <w:shd w:val="clear" w:color="auto" w:fill="FFFFFF"/>
            <w:lang w:val="es-CL"/>
          </w:rPr>
          <w:t xml:space="preserve"> Medicine</w:t>
        </w:r>
        <w:r w:rsidR="00FA6763">
          <w:rPr>
            <w:rFonts w:cs="Arial"/>
            <w:i/>
            <w:iCs/>
            <w:shd w:val="clear" w:color="auto" w:fill="FFFFFF"/>
            <w:lang w:val="es-CL"/>
          </w:rPr>
          <w:fldChar w:fldCharType="end"/>
        </w:r>
      </w:ins>
      <w:r>
        <w:rPr>
          <w:rFonts w:cs="Arial"/>
          <w:shd w:val="clear" w:color="auto" w:fill="FFFFFF"/>
          <w:lang w:val="es-CL"/>
        </w:rPr>
        <w:t xml:space="preserve"> con </w:t>
      </w:r>
      <w:r w:rsidR="00316005">
        <w:rPr>
          <w:rFonts w:cs="Arial"/>
          <w:shd w:val="clear" w:color="auto" w:fill="FFFFFF"/>
          <w:lang w:val="es-CL"/>
        </w:rPr>
        <w:t>el</w:t>
      </w:r>
      <w:r>
        <w:rPr>
          <w:rFonts w:cs="Arial"/>
          <w:shd w:val="clear" w:color="auto" w:fill="FFFFFF"/>
          <w:lang w:val="es-CL"/>
        </w:rPr>
        <w:t xml:space="preserve"> siguient</w:t>
      </w:r>
      <w:r w:rsidR="00316005">
        <w:rPr>
          <w:rFonts w:cs="Arial"/>
          <w:shd w:val="clear" w:color="auto" w:fill="FFFFFF"/>
          <w:lang w:val="es-CL"/>
        </w:rPr>
        <w:t>e</w:t>
      </w:r>
      <w:r>
        <w:rPr>
          <w:rFonts w:cs="Arial"/>
          <w:shd w:val="clear" w:color="auto" w:fill="FFFFFF"/>
          <w:lang w:val="es-CL"/>
        </w:rPr>
        <w:t xml:space="preserve"> hecho. </w:t>
      </w:r>
      <w:r w:rsidR="00681456">
        <w:rPr>
          <w:rFonts w:cs="Arial"/>
          <w:shd w:val="clear" w:color="auto" w:fill="FFFFFF"/>
          <w:lang w:val="es-CL"/>
        </w:rPr>
        <w:t xml:space="preserve">Entre 10 </w:t>
      </w:r>
      <w:ins w:id="28" w:author="Maria Victoria Colmenares Macia" w:date="2021-04-10T21:25:00Z">
        <w:r w:rsidR="00AD0397">
          <w:rPr>
            <w:rFonts w:cs="Arial"/>
            <w:shd w:val="clear" w:color="auto" w:fill="FFFFFF"/>
            <w:lang w:val="es-CL"/>
          </w:rPr>
          <w:t xml:space="preserve">millones </w:t>
        </w:r>
      </w:ins>
      <w:r w:rsidR="00681456">
        <w:rPr>
          <w:rFonts w:cs="Arial"/>
          <w:shd w:val="clear" w:color="auto" w:fill="FFFFFF"/>
          <w:lang w:val="es-CL"/>
        </w:rPr>
        <w:t>y 1</w:t>
      </w:r>
      <w:ins w:id="29" w:author="Maria Victoria Colmenares Macia" w:date="2021-04-10T21:25:00Z">
        <w:r w:rsidR="00AD0397">
          <w:rPr>
            <w:rFonts w:cs="Arial"/>
            <w:shd w:val="clear" w:color="auto" w:fill="FFFFFF"/>
            <w:lang w:val="es-CL"/>
          </w:rPr>
          <w:t xml:space="preserve"> billón</w:t>
        </w:r>
      </w:ins>
      <w:del w:id="30" w:author="Maria Victoria Colmenares Macia" w:date="2021-04-10T21:25:00Z">
        <w:r w:rsidR="00681456" w:rsidDel="00AD0397">
          <w:rPr>
            <w:rFonts w:cs="Arial"/>
            <w:shd w:val="clear" w:color="auto" w:fill="FFFFFF"/>
            <w:lang w:val="es-CL"/>
          </w:rPr>
          <w:delText>.000 millones</w:delText>
        </w:r>
      </w:del>
      <w:r w:rsidR="00681456">
        <w:rPr>
          <w:rFonts w:cs="Arial"/>
          <w:shd w:val="clear" w:color="auto" w:fill="FFFFFF"/>
          <w:lang w:val="es-CL"/>
        </w:rPr>
        <w:t xml:space="preserve"> de bacterias son intercambiadas en un beso, la gran mayoría siendo microorganismos no patógenos, es decir, que no causan enfermedades. Aun así,</w:t>
      </w:r>
      <w:r w:rsidR="00316005">
        <w:rPr>
          <w:rFonts w:cs="Arial"/>
          <w:shd w:val="clear" w:color="auto" w:fill="FFFFFF"/>
          <w:lang w:val="es-CL"/>
        </w:rPr>
        <w:t xml:space="preserve"> hay un porcentaje de </w:t>
      </w:r>
      <w:r w:rsidR="00681456">
        <w:rPr>
          <w:rFonts w:cs="Arial"/>
          <w:shd w:val="clear" w:color="auto" w:fill="FFFFFF"/>
          <w:lang w:val="es-CL"/>
        </w:rPr>
        <w:t>organismos patógenos</w:t>
      </w:r>
      <w:r w:rsidR="00316005">
        <w:rPr>
          <w:rFonts w:cs="Arial"/>
          <w:shd w:val="clear" w:color="auto" w:fill="FFFFFF"/>
          <w:lang w:val="es-CL"/>
        </w:rPr>
        <w:t xml:space="preserve"> que pueden ser transmitidos</w:t>
      </w:r>
      <w:r w:rsidR="00681456">
        <w:rPr>
          <w:rFonts w:cs="Arial"/>
          <w:shd w:val="clear" w:color="auto" w:fill="FFFFFF"/>
          <w:lang w:val="es-CL"/>
        </w:rPr>
        <w:t>, incluyendo</w:t>
      </w:r>
      <w:r w:rsidR="00681456" w:rsidRPr="00681456">
        <w:rPr>
          <w:lang w:val="es-CL"/>
        </w:rPr>
        <w:t xml:space="preserve"> </w:t>
      </w:r>
      <w:r w:rsidR="00681456" w:rsidRPr="00681456">
        <w:rPr>
          <w:rFonts w:cs="Arial"/>
          <w:shd w:val="clear" w:color="auto" w:fill="FFFFFF"/>
          <w:lang w:val="es-CL"/>
        </w:rPr>
        <w:t xml:space="preserve">virus infecciosos de las vías respiratorias superiores, </w:t>
      </w:r>
      <w:r w:rsidR="00681456">
        <w:rPr>
          <w:rFonts w:cs="Arial"/>
          <w:shd w:val="clear" w:color="auto" w:fill="FFFFFF"/>
          <w:lang w:val="es-CL"/>
        </w:rPr>
        <w:t xml:space="preserve">virus del </w:t>
      </w:r>
      <w:r w:rsidR="00681456" w:rsidRPr="00681456">
        <w:rPr>
          <w:rFonts w:cs="Arial"/>
          <w:shd w:val="clear" w:color="auto" w:fill="FFFFFF"/>
          <w:lang w:val="es-CL"/>
        </w:rPr>
        <w:t xml:space="preserve">herpes simple y virus </w:t>
      </w:r>
      <w:r w:rsidR="00681456">
        <w:rPr>
          <w:rFonts w:cs="Arial"/>
          <w:shd w:val="clear" w:color="auto" w:fill="FFFFFF"/>
          <w:lang w:val="es-CL"/>
        </w:rPr>
        <w:t xml:space="preserve">de </w:t>
      </w:r>
      <w:r w:rsidR="00681456" w:rsidRPr="00681456">
        <w:rPr>
          <w:rFonts w:cs="Arial"/>
          <w:shd w:val="clear" w:color="auto" w:fill="FFFFFF"/>
          <w:lang w:val="es-CL"/>
        </w:rPr>
        <w:t>Epstein-Barr</w:t>
      </w:r>
      <w:r w:rsidR="00316005">
        <w:rPr>
          <w:rFonts w:cs="Arial"/>
          <w:shd w:val="clear" w:color="auto" w:fill="FFFFFF"/>
          <w:lang w:val="es-CL"/>
        </w:rPr>
        <w:t>. No quedan exentas</w:t>
      </w:r>
      <w:r w:rsidR="00681456">
        <w:rPr>
          <w:rFonts w:cs="Arial"/>
          <w:shd w:val="clear" w:color="auto" w:fill="FFFFFF"/>
          <w:lang w:val="es-CL"/>
        </w:rPr>
        <w:t xml:space="preserve"> bacterias como </w:t>
      </w:r>
      <w:r w:rsidR="00681456" w:rsidRPr="00681456">
        <w:rPr>
          <w:rFonts w:cs="Arial"/>
          <w:shd w:val="clear" w:color="auto" w:fill="FFFFFF"/>
          <w:lang w:val="es-CL"/>
        </w:rPr>
        <w:t>estreptococos patógenos</w:t>
      </w:r>
      <w:r w:rsidR="00681456">
        <w:rPr>
          <w:rFonts w:cs="Arial"/>
          <w:shd w:val="clear" w:color="auto" w:fill="FFFFFF"/>
          <w:lang w:val="es-CL"/>
        </w:rPr>
        <w:t xml:space="preserve"> </w:t>
      </w:r>
      <w:r w:rsidR="00316005">
        <w:rPr>
          <w:rFonts w:cs="Arial"/>
          <w:shd w:val="clear" w:color="auto" w:fill="FFFFFF"/>
          <w:lang w:val="es-CL"/>
        </w:rPr>
        <w:t>y</w:t>
      </w:r>
      <w:r w:rsidR="00681456">
        <w:rPr>
          <w:rFonts w:cs="Arial"/>
          <w:shd w:val="clear" w:color="auto" w:fill="FFFFFF"/>
          <w:lang w:val="es-CL"/>
        </w:rPr>
        <w:t xml:space="preserve"> bacterias que causan la sífilis</w:t>
      </w:r>
      <w:r w:rsidR="00681456" w:rsidRPr="00681456">
        <w:rPr>
          <w:rFonts w:cs="Arial"/>
          <w:shd w:val="clear" w:color="auto" w:fill="FFFFFF"/>
          <w:lang w:val="es-CL"/>
        </w:rPr>
        <w:t xml:space="preserve"> </w:t>
      </w:r>
      <w:r w:rsidR="00316005">
        <w:rPr>
          <w:rFonts w:cs="Arial"/>
          <w:shd w:val="clear" w:color="auto" w:fill="FFFFFF"/>
          <w:lang w:val="es-CL"/>
        </w:rPr>
        <w:t>y la tuberculosis</w:t>
      </w:r>
      <w:bookmarkStart w:id="31" w:name="_Ref68551659"/>
      <w:del w:id="32" w:author="Maria Victoria Colmenares Macia" w:date="2021-04-10T21:30:00Z">
        <w:r w:rsidDel="00FA6763">
          <w:rPr>
            <w:rStyle w:val="Refdenotaalpie"/>
            <w:rFonts w:cs="Arial"/>
            <w:shd w:val="clear" w:color="auto" w:fill="FFFFFF"/>
            <w:lang w:val="es-CL"/>
          </w:rPr>
          <w:footnoteReference w:id="10"/>
        </w:r>
      </w:del>
      <w:bookmarkEnd w:id="31"/>
      <w:r>
        <w:rPr>
          <w:rFonts w:cs="Arial"/>
          <w:shd w:val="clear" w:color="auto" w:fill="FFFFFF"/>
          <w:lang w:val="es-CL"/>
        </w:rPr>
        <w:t>.</w:t>
      </w:r>
    </w:p>
    <w:p w14:paraId="26BA6673" w14:textId="13CF67FA" w:rsidR="00316005" w:rsidRDefault="00022F7B" w:rsidP="00360E40">
      <w:pPr>
        <w:jc w:val="both"/>
        <w:rPr>
          <w:b/>
          <w:bCs/>
          <w:lang w:val="es-CL"/>
        </w:rPr>
      </w:pPr>
      <w:r>
        <w:rPr>
          <w:b/>
          <w:bCs/>
          <w:lang w:val="es-CL"/>
        </w:rPr>
        <w:t>Tipos de besos a</w:t>
      </w:r>
      <w:r w:rsidR="00316005" w:rsidRPr="00316005">
        <w:rPr>
          <w:b/>
          <w:bCs/>
          <w:lang w:val="es-CL"/>
        </w:rPr>
        <w:t>lrededor del mundo</w:t>
      </w:r>
    </w:p>
    <w:p w14:paraId="30905C62" w14:textId="6636E2AF" w:rsidR="00D859A6" w:rsidRPr="00F40D12" w:rsidRDefault="00D859A6" w:rsidP="00360E40">
      <w:pPr>
        <w:jc w:val="both"/>
        <w:rPr>
          <w:strike/>
          <w:shd w:val="clear" w:color="auto" w:fill="FFFFFF"/>
          <w:lang w:val="es-CL"/>
          <w:rPrChange w:id="35" w:author="Maria Victoria Colmenares Macia" w:date="2021-04-10T22:14:00Z">
            <w:rPr>
              <w:shd w:val="clear" w:color="auto" w:fill="FFFFFF"/>
              <w:lang w:val="es-CL"/>
            </w:rPr>
          </w:rPrChange>
        </w:rPr>
      </w:pPr>
      <w:r w:rsidRPr="00022F7B">
        <w:rPr>
          <w:shd w:val="clear" w:color="auto" w:fill="FFFFFF"/>
          <w:lang w:val="es-CL"/>
        </w:rPr>
        <w:t xml:space="preserve">Los besos románticos se extienden por </w:t>
      </w:r>
      <w:del w:id="36" w:author="Maria Victoria Colmenares Macia" w:date="2021-04-10T22:11:00Z">
        <w:r w:rsidRPr="00022F7B" w:rsidDel="00F40D12">
          <w:rPr>
            <w:shd w:val="clear" w:color="auto" w:fill="FFFFFF"/>
            <w:lang w:val="es-CL"/>
          </w:rPr>
          <w:delText>la mayoría del</w:delText>
        </w:r>
      </w:del>
      <w:ins w:id="37" w:author="Maria Victoria Colmenares Macia" w:date="2021-04-10T22:11:00Z">
        <w:r w:rsidR="00F40D12">
          <w:rPr>
            <w:shd w:val="clear" w:color="auto" w:fill="FFFFFF"/>
            <w:lang w:val="es-CL"/>
          </w:rPr>
          <w:t xml:space="preserve">el </w:t>
        </w:r>
      </w:ins>
      <w:r w:rsidRPr="00022F7B">
        <w:rPr>
          <w:shd w:val="clear" w:color="auto" w:fill="FFFFFF"/>
          <w:lang w:val="es-CL"/>
        </w:rPr>
        <w:t xml:space="preserve"> globo, </w:t>
      </w:r>
      <w:del w:id="38" w:author="Maria Victoria Colmenares Macia" w:date="2021-04-10T22:11:00Z">
        <w:r w:rsidRPr="00022F7B" w:rsidDel="00F40D12">
          <w:rPr>
            <w:shd w:val="clear" w:color="auto" w:fill="FFFFFF"/>
            <w:lang w:val="es-CL"/>
          </w:rPr>
          <w:delText xml:space="preserve">existiendo </w:delText>
        </w:r>
      </w:del>
      <w:ins w:id="39" w:author="Maria Victoria Colmenares Macia" w:date="2021-04-10T22:10:00Z">
        <w:r w:rsidR="00F40D12">
          <w:rPr>
            <w:shd w:val="clear" w:color="auto" w:fill="FFFFFF"/>
            <w:lang w:val="es-CL"/>
          </w:rPr>
          <w:fldChar w:fldCharType="begin"/>
        </w:r>
        <w:r w:rsidR="00F40D12">
          <w:rPr>
            <w:shd w:val="clear" w:color="auto" w:fill="FFFFFF"/>
            <w:lang w:val="es-CL"/>
          </w:rPr>
          <w:instrText xml:space="preserve"> HYPERLINK "https://www.infosalus.com/salud-investigacion/noticia-besos-amor-significan-mismo-todo-mundo-20150807082931.html" </w:instrText>
        </w:r>
        <w:r w:rsidR="00F40D12">
          <w:rPr>
            <w:shd w:val="clear" w:color="auto" w:fill="FFFFFF"/>
            <w:lang w:val="es-CL"/>
          </w:rPr>
        </w:r>
        <w:r w:rsidR="00F40D12">
          <w:rPr>
            <w:shd w:val="clear" w:color="auto" w:fill="FFFFFF"/>
            <w:lang w:val="es-CL"/>
          </w:rPr>
          <w:fldChar w:fldCharType="separate"/>
        </w:r>
        <w:r w:rsidRPr="00F40D12">
          <w:rPr>
            <w:rStyle w:val="Hipervnculo"/>
            <w:shd w:val="clear" w:color="auto" w:fill="FFFFFF"/>
            <w:lang w:val="es-CL"/>
          </w:rPr>
          <w:t>en más del 90%</w:t>
        </w:r>
        <w:r w:rsidR="00F40D12">
          <w:rPr>
            <w:shd w:val="clear" w:color="auto" w:fill="FFFFFF"/>
            <w:lang w:val="es-CL"/>
          </w:rPr>
          <w:fldChar w:fldCharType="end"/>
        </w:r>
      </w:ins>
      <w:r w:rsidRPr="00022F7B">
        <w:rPr>
          <w:shd w:val="clear" w:color="auto" w:fill="FFFFFF"/>
          <w:lang w:val="es-CL"/>
        </w:rPr>
        <w:t xml:space="preserve"> de las culturas</w:t>
      </w:r>
      <w:ins w:id="40" w:author="Maria Victoria Colmenares Macia" w:date="2021-04-10T22:11:00Z">
        <w:r w:rsidR="00F40D12">
          <w:rPr>
            <w:shd w:val="clear" w:color="auto" w:fill="FFFFFF"/>
            <w:lang w:val="es-CL"/>
          </w:rPr>
          <w:t>, son considerados como un s</w:t>
        </w:r>
      </w:ins>
      <w:ins w:id="41" w:author="Maria Victoria Colmenares Macia" w:date="2021-04-10T22:12:00Z">
        <w:r w:rsidR="00F40D12">
          <w:rPr>
            <w:shd w:val="clear" w:color="auto" w:fill="FFFFFF"/>
            <w:lang w:val="es-CL"/>
          </w:rPr>
          <w:t>ímbolo del amor</w:t>
        </w:r>
      </w:ins>
      <w:del w:id="42" w:author="Maria Victoria Colmenares Macia" w:date="2021-04-10T22:12:00Z">
        <w:r w:rsidRPr="00F40D12" w:rsidDel="00F40D12">
          <w:rPr>
            <w:strike/>
            <w:shd w:val="clear" w:color="auto" w:fill="FFFFFF"/>
            <w:lang w:val="es-CL"/>
            <w:rPrChange w:id="43" w:author="Maria Victoria Colmenares Macia" w:date="2021-04-10T22:14:00Z">
              <w:rPr>
                <w:shd w:val="clear" w:color="auto" w:fill="FFFFFF"/>
                <w:lang w:val="es-CL"/>
              </w:rPr>
            </w:rPrChange>
          </w:rPr>
          <w:fldChar w:fldCharType="begin"/>
        </w:r>
        <w:r w:rsidRPr="00F40D12" w:rsidDel="00F40D12">
          <w:rPr>
            <w:strike/>
            <w:shd w:val="clear" w:color="auto" w:fill="FFFFFF"/>
            <w:lang w:val="es-CL"/>
            <w:rPrChange w:id="44" w:author="Maria Victoria Colmenares Macia" w:date="2021-04-10T22:14:00Z">
              <w:rPr>
                <w:shd w:val="clear" w:color="auto" w:fill="FFFFFF"/>
                <w:lang w:val="es-CL"/>
              </w:rPr>
            </w:rPrChange>
          </w:rPr>
          <w:delInstrText xml:space="preserve"> NOTEREF _Ref68551630 \f \h </w:delInstrText>
        </w:r>
        <w:r w:rsidRPr="00F40D12" w:rsidDel="00F40D12">
          <w:rPr>
            <w:strike/>
            <w:shd w:val="clear" w:color="auto" w:fill="FFFFFF"/>
            <w:lang w:val="es-CL"/>
            <w:rPrChange w:id="45" w:author="Maria Victoria Colmenares Macia" w:date="2021-04-10T22:14:00Z">
              <w:rPr>
                <w:shd w:val="clear" w:color="auto" w:fill="FFFFFF"/>
                <w:lang w:val="es-CL"/>
              </w:rPr>
            </w:rPrChange>
          </w:rPr>
        </w:r>
      </w:del>
      <w:r w:rsidR="00F40D12">
        <w:rPr>
          <w:strike/>
          <w:shd w:val="clear" w:color="auto" w:fill="FFFFFF"/>
          <w:lang w:val="es-CL"/>
        </w:rPr>
        <w:instrText xml:space="preserve"> \* MERGEFORMAT </w:instrText>
      </w:r>
      <w:del w:id="46" w:author="Maria Victoria Colmenares Macia" w:date="2021-04-10T22:12:00Z">
        <w:r w:rsidRPr="00F40D12" w:rsidDel="00F40D12">
          <w:rPr>
            <w:strike/>
            <w:shd w:val="clear" w:color="auto" w:fill="FFFFFF"/>
            <w:lang w:val="es-CL"/>
            <w:rPrChange w:id="47" w:author="Maria Victoria Colmenares Macia" w:date="2021-04-10T22:14:00Z">
              <w:rPr>
                <w:shd w:val="clear" w:color="auto" w:fill="FFFFFF"/>
                <w:lang w:val="es-CL"/>
              </w:rPr>
            </w:rPrChange>
          </w:rPr>
          <w:fldChar w:fldCharType="separate"/>
        </w:r>
        <w:r w:rsidRPr="00F40D12" w:rsidDel="00F40D12">
          <w:rPr>
            <w:rStyle w:val="Refdenotaalpie"/>
            <w:strike/>
            <w:lang w:val="es-CL"/>
            <w:rPrChange w:id="48" w:author="Maria Victoria Colmenares Macia" w:date="2021-04-10T22:14:00Z">
              <w:rPr>
                <w:rStyle w:val="Refdenotaalpie"/>
                <w:lang w:val="es-CL"/>
              </w:rPr>
            </w:rPrChange>
          </w:rPr>
          <w:delText>7</w:delText>
        </w:r>
        <w:r w:rsidRPr="00F40D12" w:rsidDel="00F40D12">
          <w:rPr>
            <w:strike/>
            <w:shd w:val="clear" w:color="auto" w:fill="FFFFFF"/>
            <w:lang w:val="es-CL"/>
            <w:rPrChange w:id="49" w:author="Maria Victoria Colmenares Macia" w:date="2021-04-10T22:14:00Z">
              <w:rPr>
                <w:shd w:val="clear" w:color="auto" w:fill="FFFFFF"/>
                <w:lang w:val="es-CL"/>
              </w:rPr>
            </w:rPrChange>
          </w:rPr>
          <w:fldChar w:fldCharType="end"/>
        </w:r>
      </w:del>
      <w:r w:rsidRPr="00F40D12">
        <w:rPr>
          <w:strike/>
          <w:shd w:val="clear" w:color="auto" w:fill="FFFFFF"/>
          <w:lang w:val="es-CL"/>
          <w:rPrChange w:id="50" w:author="Maria Victoria Colmenares Macia" w:date="2021-04-10T22:14:00Z">
            <w:rPr>
              <w:shd w:val="clear" w:color="auto" w:fill="FFFFFF"/>
              <w:lang w:val="es-CL"/>
            </w:rPr>
          </w:rPrChange>
        </w:rPr>
        <w:t xml:space="preserve">. </w:t>
      </w:r>
      <w:commentRangeStart w:id="51"/>
      <w:r w:rsidR="00846F09" w:rsidRPr="00F40D12">
        <w:rPr>
          <w:strike/>
          <w:shd w:val="clear" w:color="auto" w:fill="FFFFFF"/>
          <w:lang w:val="es-CL"/>
          <w:rPrChange w:id="52" w:author="Maria Victoria Colmenares Macia" w:date="2021-04-10T22:14:00Z">
            <w:rPr>
              <w:shd w:val="clear" w:color="auto" w:fill="FFFFFF"/>
              <w:lang w:val="es-CL"/>
            </w:rPr>
          </w:rPrChange>
        </w:rPr>
        <w:t>Además, p</w:t>
      </w:r>
      <w:r w:rsidRPr="00F40D12">
        <w:rPr>
          <w:strike/>
          <w:shd w:val="clear" w:color="auto" w:fill="FFFFFF"/>
          <w:lang w:val="es-CL"/>
          <w:rPrChange w:id="53" w:author="Maria Victoria Colmenares Macia" w:date="2021-04-10T22:14:00Z">
            <w:rPr>
              <w:shd w:val="clear" w:color="auto" w:fill="FFFFFF"/>
              <w:lang w:val="es-CL"/>
            </w:rPr>
          </w:rPrChange>
        </w:rPr>
        <w:t>or lo general, besarse en público es mucho más común en occidente que en países asiáticos, donde son usualmente desaprobados</w:t>
      </w:r>
      <w:r w:rsidRPr="00F40D12">
        <w:rPr>
          <w:strike/>
          <w:shd w:val="clear" w:color="auto" w:fill="FFFFFF"/>
          <w:lang w:val="es-CL"/>
          <w:rPrChange w:id="54" w:author="Maria Victoria Colmenares Macia" w:date="2021-04-10T22:14:00Z">
            <w:rPr>
              <w:shd w:val="clear" w:color="auto" w:fill="FFFFFF"/>
              <w:lang w:val="es-CL"/>
            </w:rPr>
          </w:rPrChange>
        </w:rPr>
        <w:fldChar w:fldCharType="begin"/>
      </w:r>
      <w:r w:rsidRPr="00F40D12">
        <w:rPr>
          <w:strike/>
          <w:shd w:val="clear" w:color="auto" w:fill="FFFFFF"/>
          <w:lang w:val="es-CL"/>
          <w:rPrChange w:id="55" w:author="Maria Victoria Colmenares Macia" w:date="2021-04-10T22:14:00Z">
            <w:rPr>
              <w:shd w:val="clear" w:color="auto" w:fill="FFFFFF"/>
              <w:lang w:val="es-CL"/>
            </w:rPr>
          </w:rPrChange>
        </w:rPr>
        <w:instrText xml:space="preserve"> NOTEREF _Ref68551659 \f \h </w:instrText>
      </w:r>
      <w:r w:rsidRPr="00F40D12">
        <w:rPr>
          <w:strike/>
          <w:shd w:val="clear" w:color="auto" w:fill="FFFFFF"/>
          <w:lang w:val="es-CL"/>
          <w:rPrChange w:id="56" w:author="Maria Victoria Colmenares Macia" w:date="2021-04-10T22:14:00Z">
            <w:rPr>
              <w:shd w:val="clear" w:color="auto" w:fill="FFFFFF"/>
              <w:lang w:val="es-CL"/>
            </w:rPr>
          </w:rPrChange>
        </w:rPr>
      </w:r>
      <w:r w:rsidR="00F40D12">
        <w:rPr>
          <w:strike/>
          <w:shd w:val="clear" w:color="auto" w:fill="FFFFFF"/>
          <w:lang w:val="es-CL"/>
        </w:rPr>
        <w:instrText xml:space="preserve"> \* MERGEFORMAT </w:instrText>
      </w:r>
      <w:r w:rsidRPr="00F40D12">
        <w:rPr>
          <w:strike/>
          <w:shd w:val="clear" w:color="auto" w:fill="FFFFFF"/>
          <w:lang w:val="es-CL"/>
          <w:rPrChange w:id="57" w:author="Maria Victoria Colmenares Macia" w:date="2021-04-10T22:14:00Z">
            <w:rPr>
              <w:shd w:val="clear" w:color="auto" w:fill="FFFFFF"/>
              <w:lang w:val="es-CL"/>
            </w:rPr>
          </w:rPrChange>
        </w:rPr>
        <w:fldChar w:fldCharType="separate"/>
      </w:r>
      <w:r w:rsidRPr="00F40D12">
        <w:rPr>
          <w:rStyle w:val="Refdenotaalpie"/>
          <w:strike/>
          <w:lang w:val="es-CL"/>
          <w:rPrChange w:id="58" w:author="Maria Victoria Colmenares Macia" w:date="2021-04-10T22:14:00Z">
            <w:rPr>
              <w:rStyle w:val="Refdenotaalpie"/>
              <w:lang w:val="es-CL"/>
            </w:rPr>
          </w:rPrChange>
        </w:rPr>
        <w:t>6</w:t>
      </w:r>
      <w:r w:rsidRPr="00F40D12">
        <w:rPr>
          <w:strike/>
          <w:shd w:val="clear" w:color="auto" w:fill="FFFFFF"/>
          <w:lang w:val="es-CL"/>
          <w:rPrChange w:id="59" w:author="Maria Victoria Colmenares Macia" w:date="2021-04-10T22:14:00Z">
            <w:rPr>
              <w:shd w:val="clear" w:color="auto" w:fill="FFFFFF"/>
              <w:lang w:val="es-CL"/>
            </w:rPr>
          </w:rPrChange>
        </w:rPr>
        <w:fldChar w:fldCharType="end"/>
      </w:r>
      <w:r w:rsidRPr="00F40D12">
        <w:rPr>
          <w:strike/>
          <w:shd w:val="clear" w:color="auto" w:fill="FFFFFF"/>
          <w:lang w:val="es-CL"/>
          <w:rPrChange w:id="60" w:author="Maria Victoria Colmenares Macia" w:date="2021-04-10T22:14:00Z">
            <w:rPr>
              <w:shd w:val="clear" w:color="auto" w:fill="FFFFFF"/>
              <w:lang w:val="es-CL"/>
            </w:rPr>
          </w:rPrChange>
        </w:rPr>
        <w:t xml:space="preserve">.  </w:t>
      </w:r>
      <w:commentRangeEnd w:id="51"/>
      <w:r w:rsidR="00F40D12" w:rsidRPr="00F40D12">
        <w:rPr>
          <w:rStyle w:val="Refdecomentario"/>
          <w:strike/>
          <w:rPrChange w:id="61" w:author="Maria Victoria Colmenares Macia" w:date="2021-04-10T22:14:00Z">
            <w:rPr>
              <w:rStyle w:val="Refdecomentario"/>
            </w:rPr>
          </w:rPrChange>
        </w:rPr>
        <w:commentReference w:id="51"/>
      </w:r>
    </w:p>
    <w:p w14:paraId="2F5EC0A3" w14:textId="6646E12C" w:rsidR="00022F7B" w:rsidRDefault="00022F7B" w:rsidP="00360E40">
      <w:pPr>
        <w:jc w:val="both"/>
        <w:rPr>
          <w:shd w:val="clear" w:color="auto" w:fill="FFFFFF"/>
          <w:lang w:val="es-CL"/>
        </w:rPr>
      </w:pPr>
      <w:r w:rsidRPr="00022F7B">
        <w:rPr>
          <w:shd w:val="clear" w:color="auto" w:fill="FFFFFF"/>
          <w:lang w:val="es-CL"/>
        </w:rPr>
        <w:t xml:space="preserve">También, en </w:t>
      </w:r>
      <w:ins w:id="62" w:author="Maria Victoria Colmenares Macia" w:date="2021-04-10T22:16:00Z">
        <w:r w:rsidR="00F40D12">
          <w:rPr>
            <w:shd w:val="clear" w:color="auto" w:fill="FFFFFF"/>
            <w:lang w:val="es-CL"/>
          </w:rPr>
          <w:fldChar w:fldCharType="begin"/>
        </w:r>
        <w:r w:rsidR="00F40D12">
          <w:rPr>
            <w:shd w:val="clear" w:color="auto" w:fill="FFFFFF"/>
            <w:lang w:val="es-CL"/>
          </w:rPr>
          <w:instrText xml:space="preserve"> HYPERLINK "https://anthrosource.onlinelibrary.wiley.com/doi/epdf/10.1111/aman.12286" </w:instrText>
        </w:r>
        <w:r w:rsidR="00F40D12">
          <w:rPr>
            <w:shd w:val="clear" w:color="auto" w:fill="FFFFFF"/>
            <w:lang w:val="es-CL"/>
          </w:rPr>
        </w:r>
        <w:r w:rsidR="00F40D12">
          <w:rPr>
            <w:shd w:val="clear" w:color="auto" w:fill="FFFFFF"/>
            <w:lang w:val="es-CL"/>
          </w:rPr>
          <w:fldChar w:fldCharType="separate"/>
        </w:r>
        <w:r w:rsidRPr="00F40D12">
          <w:rPr>
            <w:rStyle w:val="Hipervnculo"/>
            <w:shd w:val="clear" w:color="auto" w:fill="FFFFFF"/>
            <w:lang w:val="es-CL"/>
          </w:rPr>
          <w:t>un estudio del 2015</w:t>
        </w:r>
        <w:r w:rsidR="00F40D12">
          <w:rPr>
            <w:shd w:val="clear" w:color="auto" w:fill="FFFFFF"/>
            <w:lang w:val="es-CL"/>
          </w:rPr>
          <w:fldChar w:fldCharType="end"/>
        </w:r>
      </w:ins>
      <w:r w:rsidRPr="00022F7B">
        <w:rPr>
          <w:shd w:val="clear" w:color="auto" w:fill="FFFFFF"/>
          <w:lang w:val="es-CL"/>
        </w:rPr>
        <w:t xml:space="preserve"> con una gran muestra alrededor del mundo, se encontró que e</w:t>
      </w:r>
      <w:r w:rsidR="00D859A6" w:rsidRPr="00022F7B">
        <w:rPr>
          <w:shd w:val="clear" w:color="auto" w:fill="FFFFFF"/>
          <w:lang w:val="es-CL"/>
        </w:rPr>
        <w:t xml:space="preserve">l beso romántico-sexual </w:t>
      </w:r>
      <w:r w:rsidRPr="00022F7B">
        <w:rPr>
          <w:shd w:val="clear" w:color="auto" w:fill="FFFFFF"/>
          <w:lang w:val="es-CL"/>
        </w:rPr>
        <w:t>es más frecuente en culturas socialmente más complejas</w:t>
      </w:r>
      <w:bookmarkStart w:id="63" w:name="_Ref68551630"/>
      <w:r w:rsidRPr="00022F7B">
        <w:rPr>
          <w:shd w:val="clear" w:color="auto" w:fill="FFFFFF"/>
          <w:lang w:val="es-CL"/>
        </w:rPr>
        <w:t xml:space="preserve"> y solo en el </w:t>
      </w:r>
      <w:r w:rsidRPr="00022F7B">
        <w:rPr>
          <w:lang w:val="es-CL"/>
        </w:rPr>
        <w:t>46% de las culturas estudiadas se observó este tipo de beso</w:t>
      </w:r>
      <w:del w:id="64" w:author="Maria Victoria Colmenares Macia" w:date="2021-04-10T22:16:00Z">
        <w:r w:rsidR="00D859A6" w:rsidRPr="00022F7B" w:rsidDel="00F40D12">
          <w:rPr>
            <w:rStyle w:val="Refdenotaalpie"/>
            <w:shd w:val="clear" w:color="auto" w:fill="FFFFFF"/>
          </w:rPr>
          <w:footnoteReference w:id="11"/>
        </w:r>
      </w:del>
      <w:bookmarkEnd w:id="63"/>
      <w:r w:rsidRPr="00022F7B">
        <w:rPr>
          <w:shd w:val="clear" w:color="auto" w:fill="FFFFFF"/>
          <w:lang w:val="es-CL"/>
        </w:rPr>
        <w:t>.</w:t>
      </w:r>
      <w:r w:rsidR="00D859A6" w:rsidRPr="00022F7B">
        <w:rPr>
          <w:shd w:val="clear" w:color="auto" w:fill="FFFFFF"/>
          <w:lang w:val="es-CL"/>
        </w:rPr>
        <w:t xml:space="preserve"> </w:t>
      </w:r>
      <w:r w:rsidRPr="00022F7B">
        <w:rPr>
          <w:shd w:val="clear" w:color="auto" w:fill="FFFFFF"/>
          <w:lang w:val="es-CL"/>
        </w:rPr>
        <w:t>Y</w:t>
      </w:r>
      <w:r w:rsidR="00846F09">
        <w:rPr>
          <w:shd w:val="clear" w:color="auto" w:fill="FFFFFF"/>
          <w:lang w:val="es-CL"/>
        </w:rPr>
        <w:t xml:space="preserve"> por</w:t>
      </w:r>
      <w:r w:rsidRPr="00022F7B">
        <w:rPr>
          <w:shd w:val="clear" w:color="auto" w:fill="FFFFFF"/>
          <w:lang w:val="es-CL"/>
        </w:rPr>
        <w:t xml:space="preserve"> si te lo est</w:t>
      </w:r>
      <w:r>
        <w:rPr>
          <w:shd w:val="clear" w:color="auto" w:fill="FFFFFF"/>
          <w:lang w:val="es-CL"/>
        </w:rPr>
        <w:t>abas preguntando, el beso de esquimal</w:t>
      </w:r>
      <w:r w:rsidR="00846F09">
        <w:rPr>
          <w:shd w:val="clear" w:color="auto" w:fill="FFFFFF"/>
          <w:lang w:val="es-CL"/>
        </w:rPr>
        <w:t xml:space="preserve"> existe, pero </w:t>
      </w:r>
      <w:r w:rsidR="00EB0FB0">
        <w:rPr>
          <w:shd w:val="clear" w:color="auto" w:fill="FFFFFF"/>
          <w:lang w:val="es-CL"/>
        </w:rPr>
        <w:t>es más bien un olisqueo usado como</w:t>
      </w:r>
      <w:r w:rsidR="00846F09">
        <w:rPr>
          <w:shd w:val="clear" w:color="auto" w:fill="FFFFFF"/>
          <w:lang w:val="es-CL"/>
        </w:rPr>
        <w:t xml:space="preserve"> un saludo afectuoso </w:t>
      </w:r>
      <w:r w:rsidR="00EB0FB0">
        <w:rPr>
          <w:shd w:val="clear" w:color="auto" w:fill="FFFFFF"/>
          <w:lang w:val="es-CL"/>
        </w:rPr>
        <w:t xml:space="preserve">y no tanto como </w:t>
      </w:r>
      <w:r w:rsidR="00846F09">
        <w:rPr>
          <w:shd w:val="clear" w:color="auto" w:fill="FFFFFF"/>
          <w:lang w:val="es-CL"/>
        </w:rPr>
        <w:t xml:space="preserve">un beso (y se llaman </w:t>
      </w:r>
      <w:ins w:id="67" w:author="Maria Victoria Colmenares Macia" w:date="2021-04-10T22:18:00Z">
        <w:r w:rsidR="00F40D12">
          <w:rPr>
            <w:i/>
            <w:iCs/>
            <w:shd w:val="clear" w:color="auto" w:fill="FFFFFF"/>
            <w:lang w:val="es-CL"/>
          </w:rPr>
          <w:fldChar w:fldCharType="begin"/>
        </w:r>
        <w:r w:rsidR="00F40D12">
          <w:rPr>
            <w:i/>
            <w:iCs/>
            <w:shd w:val="clear" w:color="auto" w:fill="FFFFFF"/>
            <w:lang w:val="es-CL"/>
          </w:rPr>
          <w:instrText xml:space="preserve"> HYPERLINK "https://www.southcoasttoday.com/article/20050216/LIFE/302169966" </w:instrText>
        </w:r>
        <w:r w:rsidR="00F40D12">
          <w:rPr>
            <w:i/>
            <w:iCs/>
            <w:shd w:val="clear" w:color="auto" w:fill="FFFFFF"/>
            <w:lang w:val="es-CL"/>
          </w:rPr>
        </w:r>
        <w:r w:rsidR="00F40D12">
          <w:rPr>
            <w:i/>
            <w:iCs/>
            <w:shd w:val="clear" w:color="auto" w:fill="FFFFFF"/>
            <w:lang w:val="es-CL"/>
          </w:rPr>
          <w:fldChar w:fldCharType="separate"/>
        </w:r>
        <w:proofErr w:type="spellStart"/>
        <w:r w:rsidR="00846F09" w:rsidRPr="00F40D12">
          <w:rPr>
            <w:rStyle w:val="Hipervnculo"/>
            <w:i/>
            <w:iCs/>
            <w:shd w:val="clear" w:color="auto" w:fill="FFFFFF"/>
            <w:lang w:val="es-CL"/>
          </w:rPr>
          <w:t>kunik</w:t>
        </w:r>
        <w:proofErr w:type="spellEnd"/>
        <w:r w:rsidR="00F40D12">
          <w:rPr>
            <w:i/>
            <w:iCs/>
            <w:shd w:val="clear" w:color="auto" w:fill="FFFFFF"/>
            <w:lang w:val="es-CL"/>
          </w:rPr>
          <w:fldChar w:fldCharType="end"/>
        </w:r>
      </w:ins>
      <w:r w:rsidR="00846F09">
        <w:rPr>
          <w:shd w:val="clear" w:color="auto" w:fill="FFFFFF"/>
          <w:lang w:val="es-CL"/>
        </w:rPr>
        <w:t>)</w:t>
      </w:r>
      <w:r w:rsidR="00846F09">
        <w:rPr>
          <w:rStyle w:val="Refdenotaalpie"/>
          <w:shd w:val="clear" w:color="auto" w:fill="FFFFFF"/>
          <w:lang w:val="es-CL"/>
        </w:rPr>
        <w:footnoteReference w:id="12"/>
      </w:r>
      <w:r w:rsidR="00846F09">
        <w:rPr>
          <w:shd w:val="clear" w:color="auto" w:fill="FFFFFF"/>
          <w:lang w:val="es-CL"/>
        </w:rPr>
        <w:t>.</w:t>
      </w:r>
    </w:p>
    <w:p w14:paraId="174BA491" w14:textId="4ECAD441" w:rsidR="00EB0FB0" w:rsidRDefault="00EB0FB0" w:rsidP="00360E40">
      <w:pPr>
        <w:jc w:val="both"/>
        <w:rPr>
          <w:b/>
          <w:bCs/>
          <w:shd w:val="clear" w:color="auto" w:fill="FFFFFF"/>
          <w:lang w:val="es-CL"/>
        </w:rPr>
      </w:pPr>
      <w:r w:rsidRPr="00EB0FB0">
        <w:rPr>
          <w:b/>
          <w:bCs/>
          <w:shd w:val="clear" w:color="auto" w:fill="FFFFFF"/>
          <w:lang w:val="es-CL"/>
        </w:rPr>
        <w:t xml:space="preserve">El primer beso </w:t>
      </w:r>
      <w:r w:rsidR="00183536">
        <w:rPr>
          <w:b/>
          <w:bCs/>
          <w:shd w:val="clear" w:color="auto" w:fill="FFFFFF"/>
          <w:lang w:val="es-CL"/>
        </w:rPr>
        <w:t>de todos</w:t>
      </w:r>
    </w:p>
    <w:p w14:paraId="556723D7" w14:textId="5038843D" w:rsidR="00183536" w:rsidRPr="00183536" w:rsidRDefault="00EB0FB0" w:rsidP="00360E40">
      <w:pPr>
        <w:jc w:val="both"/>
        <w:rPr>
          <w:shd w:val="clear" w:color="auto" w:fill="FFFFFF"/>
          <w:lang w:val="es-CL"/>
        </w:rPr>
      </w:pPr>
      <w:commentRangeStart w:id="68"/>
      <w:r>
        <w:rPr>
          <w:shd w:val="clear" w:color="auto" w:fill="FFFFFF"/>
          <w:lang w:val="es-CL"/>
        </w:rPr>
        <w:t xml:space="preserve">El </w:t>
      </w:r>
      <w:proofErr w:type="spellStart"/>
      <w:r w:rsidRPr="00EB0FB0">
        <w:rPr>
          <w:shd w:val="clear" w:color="auto" w:fill="FFFFFF"/>
          <w:lang w:val="es-CL"/>
        </w:rPr>
        <w:t>Mahabhárata</w:t>
      </w:r>
      <w:proofErr w:type="spellEnd"/>
      <w:r>
        <w:rPr>
          <w:shd w:val="clear" w:color="auto" w:fill="FFFFFF"/>
          <w:lang w:val="es-CL"/>
        </w:rPr>
        <w:t xml:space="preserve"> es una </w:t>
      </w:r>
      <w:r w:rsidR="00183536">
        <w:rPr>
          <w:shd w:val="clear" w:color="auto" w:fill="FFFFFF"/>
          <w:lang w:val="es-CL"/>
        </w:rPr>
        <w:t>epopeya</w:t>
      </w:r>
      <w:r>
        <w:rPr>
          <w:shd w:val="clear" w:color="auto" w:fill="FFFFFF"/>
          <w:lang w:val="es-CL"/>
        </w:rPr>
        <w:t xml:space="preserve"> de la India del siglo III </w:t>
      </w:r>
      <w:proofErr w:type="spellStart"/>
      <w:r w:rsidR="00183536">
        <w:rPr>
          <w:shd w:val="clear" w:color="auto" w:fill="FFFFFF"/>
          <w:lang w:val="es-CL"/>
        </w:rPr>
        <w:t>a.C</w:t>
      </w:r>
      <w:proofErr w:type="spellEnd"/>
      <w:r>
        <w:rPr>
          <w:shd w:val="clear" w:color="auto" w:fill="FFFFFF"/>
          <w:lang w:val="es-CL"/>
        </w:rPr>
        <w:t xml:space="preserve">, el poema </w:t>
      </w:r>
      <w:r w:rsidR="00183536">
        <w:rPr>
          <w:shd w:val="clear" w:color="auto" w:fill="FFFFFF"/>
          <w:lang w:val="es-CL"/>
        </w:rPr>
        <w:t xml:space="preserve">épico </w:t>
      </w:r>
      <w:r>
        <w:rPr>
          <w:shd w:val="clear" w:color="auto" w:fill="FFFFFF"/>
          <w:lang w:val="es-CL"/>
        </w:rPr>
        <w:t xml:space="preserve">más extenso </w:t>
      </w:r>
      <w:r w:rsidR="00183536">
        <w:rPr>
          <w:shd w:val="clear" w:color="auto" w:fill="FFFFFF"/>
          <w:lang w:val="es-CL"/>
        </w:rPr>
        <w:t xml:space="preserve">de la historia y también el más antiguo. En él se describe como un joven le comenta a su padre anacoreta </w:t>
      </w:r>
      <w:r w:rsidR="00D8529C">
        <w:rPr>
          <w:shd w:val="clear" w:color="auto" w:fill="FFFFFF"/>
          <w:lang w:val="es-CL"/>
        </w:rPr>
        <w:t>cómo</w:t>
      </w:r>
      <w:r w:rsidR="00183536">
        <w:rPr>
          <w:shd w:val="clear" w:color="auto" w:fill="FFFFFF"/>
          <w:lang w:val="es-CL"/>
        </w:rPr>
        <w:t xml:space="preserve"> una muchacha </w:t>
      </w:r>
      <w:r w:rsidR="00183536" w:rsidRPr="00183536">
        <w:rPr>
          <w:shd w:val="clear" w:color="auto" w:fill="FFFFFF"/>
          <w:lang w:val="es-CL"/>
        </w:rPr>
        <w:t>"</w:t>
      </w:r>
      <w:r w:rsidR="00183536">
        <w:rPr>
          <w:shd w:val="clear" w:color="auto" w:fill="FFFFFF"/>
          <w:lang w:val="es-CL"/>
        </w:rPr>
        <w:t>p</w:t>
      </w:r>
      <w:r w:rsidR="00183536" w:rsidRPr="00183536">
        <w:rPr>
          <w:shd w:val="clear" w:color="auto" w:fill="FFFFFF"/>
          <w:lang w:val="es-CL"/>
        </w:rPr>
        <w:t>uso su boca en mi boca e hizo un ruido que produjo placer en mí"</w:t>
      </w:r>
      <w:r w:rsidR="00183536">
        <w:rPr>
          <w:shd w:val="clear" w:color="auto" w:fill="FFFFFF"/>
          <w:lang w:val="es-CL"/>
        </w:rPr>
        <w:t>. Esta línea se considera el primer beso registrado en la historia de la humanidad</w:t>
      </w:r>
      <w:commentRangeEnd w:id="68"/>
      <w:r w:rsidR="006D1122">
        <w:rPr>
          <w:rStyle w:val="Refdecomentario"/>
        </w:rPr>
        <w:commentReference w:id="68"/>
      </w:r>
      <w:r w:rsidR="00183536">
        <w:rPr>
          <w:rStyle w:val="Refdenotaalpie"/>
          <w:shd w:val="clear" w:color="auto" w:fill="FFFFFF"/>
          <w:lang w:val="es-CL"/>
        </w:rPr>
        <w:footnoteReference w:id="13"/>
      </w:r>
      <w:r w:rsidR="00183536">
        <w:rPr>
          <w:shd w:val="clear" w:color="auto" w:fill="FFFFFF"/>
          <w:lang w:val="es-CL"/>
        </w:rPr>
        <w:t xml:space="preserve">. </w:t>
      </w:r>
      <w:r w:rsidRPr="00183536">
        <w:rPr>
          <w:shd w:val="clear" w:color="auto" w:fill="FFFFFF"/>
          <w:lang w:val="es-CL"/>
        </w:rPr>
        <w:t xml:space="preserve">Para el </w:t>
      </w:r>
      <w:ins w:id="69" w:author="Maria Victoria Colmenares Macia" w:date="2021-04-10T22:28:00Z">
        <w:r w:rsidR="006D1122">
          <w:rPr>
            <w:shd w:val="clear" w:color="auto" w:fill="FFFFFF"/>
            <w:lang w:val="es-CL"/>
          </w:rPr>
          <w:fldChar w:fldCharType="begin"/>
        </w:r>
        <w:r w:rsidR="006D1122">
          <w:rPr>
            <w:shd w:val="clear" w:color="auto" w:fill="FFFFFF"/>
            <w:lang w:val="es-CL"/>
          </w:rPr>
          <w:instrText xml:space="preserve"> HYPERLINK "https://liberalarts.tamu.edu/blog/2018/02/14/kiss-and-tell/" </w:instrText>
        </w:r>
        <w:r w:rsidR="006D1122">
          <w:rPr>
            <w:shd w:val="clear" w:color="auto" w:fill="FFFFFF"/>
            <w:lang w:val="es-CL"/>
          </w:rPr>
        </w:r>
        <w:r w:rsidR="006D1122">
          <w:rPr>
            <w:shd w:val="clear" w:color="auto" w:fill="FFFFFF"/>
            <w:lang w:val="es-CL"/>
          </w:rPr>
          <w:fldChar w:fldCharType="separate"/>
        </w:r>
        <w:r w:rsidRPr="006D1122">
          <w:rPr>
            <w:rStyle w:val="Hipervnculo"/>
            <w:shd w:val="clear" w:color="auto" w:fill="FFFFFF"/>
            <w:lang w:val="es-CL"/>
          </w:rPr>
          <w:t xml:space="preserve">Doctor </w:t>
        </w:r>
        <w:proofErr w:type="spellStart"/>
        <w:r w:rsidRPr="006D1122">
          <w:rPr>
            <w:rStyle w:val="Hipervnculo"/>
            <w:shd w:val="clear" w:color="auto" w:fill="FFFFFF"/>
            <w:lang w:val="es-CL"/>
          </w:rPr>
          <w:t>Vaughn</w:t>
        </w:r>
        <w:proofErr w:type="spellEnd"/>
        <w:r w:rsidRPr="006D1122">
          <w:rPr>
            <w:rStyle w:val="Hipervnculo"/>
            <w:shd w:val="clear" w:color="auto" w:fill="FFFFFF"/>
            <w:lang w:val="es-CL"/>
          </w:rPr>
          <w:t xml:space="preserve"> Bryant</w:t>
        </w:r>
        <w:r w:rsidR="006D1122">
          <w:rPr>
            <w:shd w:val="clear" w:color="auto" w:fill="FFFFFF"/>
            <w:lang w:val="es-CL"/>
          </w:rPr>
          <w:fldChar w:fldCharType="end"/>
        </w:r>
      </w:ins>
      <w:r w:rsidR="00D8529C">
        <w:rPr>
          <w:shd w:val="clear" w:color="auto" w:fill="FFFFFF"/>
          <w:lang w:val="es-CL"/>
        </w:rPr>
        <w:t>,</w:t>
      </w:r>
      <w:r w:rsidR="00183536">
        <w:rPr>
          <w:shd w:val="clear" w:color="auto" w:fill="FFFFFF"/>
          <w:lang w:val="es-CL"/>
        </w:rPr>
        <w:t xml:space="preserve"> profesor de antropología de la</w:t>
      </w:r>
      <w:r w:rsidRPr="00183536">
        <w:rPr>
          <w:shd w:val="clear" w:color="auto" w:fill="FFFFFF"/>
          <w:lang w:val="es-CL"/>
        </w:rPr>
        <w:t xml:space="preserve"> Universidad de Texas,</w:t>
      </w:r>
      <w:r>
        <w:rPr>
          <w:b/>
          <w:bCs/>
          <w:shd w:val="clear" w:color="auto" w:fill="FFFFFF"/>
          <w:lang w:val="es-CL"/>
        </w:rPr>
        <w:t xml:space="preserve"> </w:t>
      </w:r>
      <w:r w:rsidR="00183536">
        <w:rPr>
          <w:shd w:val="clear" w:color="auto" w:fill="FFFFFF"/>
          <w:lang w:val="es-CL"/>
        </w:rPr>
        <w:t xml:space="preserve">los besos comenzaron en la India y, luego de que Alejandro Magno conquistara Punjab en 326 </w:t>
      </w:r>
      <w:proofErr w:type="spellStart"/>
      <w:r w:rsidR="00183536">
        <w:rPr>
          <w:shd w:val="clear" w:color="auto" w:fill="FFFFFF"/>
          <w:lang w:val="es-CL"/>
        </w:rPr>
        <w:t>a.C</w:t>
      </w:r>
      <w:proofErr w:type="spellEnd"/>
      <w:r w:rsidR="00183536">
        <w:rPr>
          <w:shd w:val="clear" w:color="auto" w:fill="FFFFFF"/>
          <w:lang w:val="es-CL"/>
        </w:rPr>
        <w:t>, se extendieron por el resto del mundo</w:t>
      </w:r>
      <w:r w:rsidR="00183536">
        <w:rPr>
          <w:rStyle w:val="Refdenotaalpie"/>
          <w:shd w:val="clear" w:color="auto" w:fill="FFFFFF"/>
          <w:lang w:val="es-CL"/>
        </w:rPr>
        <w:footnoteReference w:id="14"/>
      </w:r>
      <w:r w:rsidR="00183536">
        <w:rPr>
          <w:shd w:val="clear" w:color="auto" w:fill="FFFFFF"/>
          <w:lang w:val="es-CL"/>
        </w:rPr>
        <w:t>.</w:t>
      </w:r>
    </w:p>
    <w:p w14:paraId="2E2807EA" w14:textId="6621638F" w:rsidR="00EB0FB0" w:rsidRPr="00183536" w:rsidRDefault="00183536" w:rsidP="00360E40">
      <w:pPr>
        <w:jc w:val="both"/>
        <w:rPr>
          <w:shd w:val="clear" w:color="auto" w:fill="FFFFFF"/>
          <w:lang w:val="es-CL"/>
        </w:rPr>
      </w:pPr>
      <w:r>
        <w:rPr>
          <w:shd w:val="clear" w:color="auto" w:fill="FFFFFF"/>
          <w:lang w:val="es-CL"/>
        </w:rPr>
        <w:lastRenderedPageBreak/>
        <w:t xml:space="preserve">¿Conocías estos datos? Si te gustaron puedes comentárselos a tus cercanos o compartir esta </w:t>
      </w:r>
      <w:r w:rsidR="00310FAF">
        <w:rPr>
          <w:shd w:val="clear" w:color="auto" w:fill="FFFFFF"/>
          <w:lang w:val="es-CL"/>
        </w:rPr>
        <w:t>recopilación</w:t>
      </w:r>
      <w:r>
        <w:rPr>
          <w:shd w:val="clear" w:color="auto" w:fill="FFFFFF"/>
          <w:lang w:val="es-CL"/>
        </w:rPr>
        <w:t xml:space="preserve"> hoy, en el Día Internacional del Beso. Si quieres seguir descubriendo más datos interesantes puedes encontrar más información sobre muchísimos temas más en nuestra página. </w:t>
      </w:r>
    </w:p>
    <w:p w14:paraId="29323CE0" w14:textId="77777777" w:rsidR="00CE45E0" w:rsidRPr="00310FAF" w:rsidRDefault="00CE45E0" w:rsidP="00360E40">
      <w:pPr>
        <w:jc w:val="both"/>
        <w:rPr>
          <w:shd w:val="clear" w:color="auto" w:fill="FFFFFF"/>
          <w:lang w:val="es-CL"/>
        </w:rPr>
      </w:pPr>
    </w:p>
    <w:p w14:paraId="5CDEE1BE" w14:textId="77777777" w:rsidR="008F5171" w:rsidRPr="00AC68DF" w:rsidRDefault="008F5171" w:rsidP="008F5171">
      <w:pPr>
        <w:jc w:val="center"/>
        <w:rPr>
          <w:b/>
          <w:bCs/>
          <w:color w:val="1F3864" w:themeColor="accent1" w:themeShade="80"/>
          <w:lang w:val="es-CL"/>
        </w:rPr>
      </w:pPr>
      <w:r w:rsidRPr="00AC68DF">
        <w:rPr>
          <w:b/>
          <w:bCs/>
          <w:noProof/>
          <w:color w:val="1F3864" w:themeColor="accent1" w:themeShade="80"/>
          <w:lang w:val="es-CL"/>
        </w:rPr>
        <w:drawing>
          <wp:inline distT="0" distB="0" distL="0" distR="0" wp14:anchorId="4A924E44" wp14:editId="69D15D05">
            <wp:extent cx="2457317" cy="360045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502" cy="361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72FC8" w14:textId="5EAC95AE" w:rsidR="008F5171" w:rsidRPr="008F5171" w:rsidRDefault="008F5171" w:rsidP="008F5171">
      <w:pPr>
        <w:jc w:val="center"/>
        <w:rPr>
          <w:lang w:val="es-CL"/>
        </w:rPr>
      </w:pPr>
      <w:r w:rsidRPr="008F5171">
        <w:rPr>
          <w:i/>
          <w:iCs/>
          <w:lang w:val="es-CL"/>
        </w:rPr>
        <w:t xml:space="preserve">Le </w:t>
      </w:r>
      <w:proofErr w:type="spellStart"/>
      <w:r w:rsidRPr="008F5171">
        <w:rPr>
          <w:i/>
          <w:iCs/>
          <w:lang w:val="es-CL"/>
        </w:rPr>
        <w:t>Baiser</w:t>
      </w:r>
      <w:proofErr w:type="spellEnd"/>
      <w:r w:rsidRPr="008F5171">
        <w:rPr>
          <w:lang w:val="es-CL"/>
        </w:rPr>
        <w:t xml:space="preserve"> </w:t>
      </w:r>
      <w:r>
        <w:rPr>
          <w:lang w:val="es-CL"/>
        </w:rPr>
        <w:t>(El Beso, 1889) -</w:t>
      </w:r>
      <w:r w:rsidRPr="008F5171">
        <w:rPr>
          <w:lang w:val="es-CL"/>
        </w:rPr>
        <w:t xml:space="preserve"> Auguste Rodin</w:t>
      </w:r>
      <w:r>
        <w:rPr>
          <w:lang w:val="es-CL"/>
        </w:rPr>
        <w:t>.</w:t>
      </w:r>
    </w:p>
    <w:p w14:paraId="7640EBDC" w14:textId="36A60837" w:rsidR="008F5171" w:rsidRDefault="008F5171" w:rsidP="008F5171">
      <w:pPr>
        <w:jc w:val="center"/>
        <w:rPr>
          <w:b/>
          <w:bCs/>
          <w:color w:val="1F3864" w:themeColor="accent1" w:themeShade="80"/>
          <w:lang w:val="es-CL"/>
        </w:rPr>
      </w:pPr>
      <w:r w:rsidRPr="00AC68DF">
        <w:rPr>
          <w:noProof/>
          <w:color w:val="1F3864" w:themeColor="accent1" w:themeShade="80"/>
        </w:rPr>
        <w:drawing>
          <wp:inline distT="0" distB="0" distL="0" distR="0" wp14:anchorId="1FEA6C40" wp14:editId="7F478825">
            <wp:extent cx="2776135" cy="2886075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472" cy="289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5EA05" w14:textId="084C7987" w:rsidR="008F5171" w:rsidRPr="008F5171" w:rsidRDefault="008F5171" w:rsidP="008F5171">
      <w:pPr>
        <w:jc w:val="center"/>
      </w:pPr>
      <w:r w:rsidRPr="008F5171">
        <w:rPr>
          <w:i/>
          <w:iCs/>
        </w:rPr>
        <w:t xml:space="preserve">Kissing the War Goodbye </w:t>
      </w:r>
      <w:r w:rsidRPr="008F5171">
        <w:t>(1945)</w:t>
      </w:r>
      <w:r>
        <w:t xml:space="preserve"> -</w:t>
      </w:r>
      <w:r w:rsidRPr="008F5171">
        <w:t xml:space="preserve"> Victor Jorgensen</w:t>
      </w:r>
    </w:p>
    <w:p w14:paraId="6A59A95E" w14:textId="77777777" w:rsidR="008F5171" w:rsidRPr="00AC68DF" w:rsidRDefault="008F5171" w:rsidP="008F5171">
      <w:pPr>
        <w:jc w:val="center"/>
        <w:rPr>
          <w:b/>
          <w:bCs/>
          <w:color w:val="1F3864" w:themeColor="accent1" w:themeShade="80"/>
          <w:lang w:val="es-CL"/>
        </w:rPr>
      </w:pPr>
      <w:r w:rsidRPr="00AC68DF">
        <w:rPr>
          <w:b/>
          <w:bCs/>
          <w:noProof/>
          <w:color w:val="1F3864" w:themeColor="accent1" w:themeShade="80"/>
          <w:lang w:val="es-CL"/>
        </w:rPr>
        <w:lastRenderedPageBreak/>
        <w:drawing>
          <wp:inline distT="0" distB="0" distL="0" distR="0" wp14:anchorId="763EFCC8" wp14:editId="697482E9">
            <wp:extent cx="2266950" cy="227464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038" cy="227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37031" w14:textId="59A052BD" w:rsidR="008F5171" w:rsidRPr="008F5171" w:rsidRDefault="008F5171" w:rsidP="008F5171">
      <w:pPr>
        <w:jc w:val="center"/>
        <w:rPr>
          <w:lang w:val="es-CL"/>
        </w:rPr>
      </w:pPr>
      <w:r w:rsidRPr="008F5171">
        <w:rPr>
          <w:i/>
          <w:iCs/>
          <w:lang w:val="es-CL"/>
        </w:rPr>
        <w:t xml:space="preserve">Der </w:t>
      </w:r>
      <w:proofErr w:type="spellStart"/>
      <w:r w:rsidRPr="008F5171">
        <w:rPr>
          <w:i/>
          <w:iCs/>
          <w:lang w:val="es-CL"/>
        </w:rPr>
        <w:t>Kuss</w:t>
      </w:r>
      <w:proofErr w:type="spellEnd"/>
      <w:r w:rsidRPr="008F5171">
        <w:rPr>
          <w:lang w:val="es-CL"/>
        </w:rPr>
        <w:t xml:space="preserve"> (</w:t>
      </w:r>
      <w:r>
        <w:rPr>
          <w:lang w:val="es-CL"/>
        </w:rPr>
        <w:t xml:space="preserve">El beso, </w:t>
      </w:r>
      <w:r w:rsidRPr="008F5171">
        <w:rPr>
          <w:lang w:val="es-CL"/>
        </w:rPr>
        <w:t>1907-8)</w:t>
      </w:r>
      <w:r>
        <w:rPr>
          <w:lang w:val="es-CL"/>
        </w:rPr>
        <w:t xml:space="preserve"> -</w:t>
      </w:r>
      <w:r w:rsidRPr="008F5171">
        <w:rPr>
          <w:lang w:val="es-CL"/>
        </w:rPr>
        <w:t xml:space="preserve"> Gustav Klimt</w:t>
      </w:r>
    </w:p>
    <w:p w14:paraId="40B3B0A3" w14:textId="77777777" w:rsidR="008F5171" w:rsidRPr="00AC68DF" w:rsidRDefault="008F5171" w:rsidP="008F5171">
      <w:pPr>
        <w:jc w:val="center"/>
        <w:rPr>
          <w:b/>
          <w:bCs/>
          <w:color w:val="1F3864" w:themeColor="accent1" w:themeShade="80"/>
          <w:lang w:val="es-CL"/>
        </w:rPr>
      </w:pPr>
      <w:r w:rsidRPr="00AC68DF">
        <w:rPr>
          <w:noProof/>
          <w:color w:val="1F3864" w:themeColor="accent1" w:themeShade="80"/>
        </w:rPr>
        <w:drawing>
          <wp:inline distT="0" distB="0" distL="0" distR="0" wp14:anchorId="35CF0108" wp14:editId="61676852">
            <wp:extent cx="2133221" cy="2657475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140" cy="266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36D4" w14:textId="467B6105" w:rsidR="008F5171" w:rsidRPr="00CE45E0" w:rsidRDefault="008F5171" w:rsidP="00CE45E0">
      <w:pPr>
        <w:jc w:val="center"/>
        <w:rPr>
          <w:i/>
          <w:iCs/>
          <w:lang w:val="es-CL"/>
        </w:rPr>
      </w:pPr>
      <w:proofErr w:type="spellStart"/>
      <w:r w:rsidRPr="008F5171">
        <w:rPr>
          <w:i/>
          <w:iCs/>
          <w:lang w:val="es-CL"/>
        </w:rPr>
        <w:t>Il</w:t>
      </w:r>
      <w:proofErr w:type="spellEnd"/>
      <w:r w:rsidRPr="008F5171">
        <w:rPr>
          <w:i/>
          <w:iCs/>
          <w:lang w:val="es-CL"/>
        </w:rPr>
        <w:t xml:space="preserve"> </w:t>
      </w:r>
      <w:proofErr w:type="spellStart"/>
      <w:r w:rsidRPr="008F5171">
        <w:rPr>
          <w:i/>
          <w:iCs/>
          <w:lang w:val="es-CL"/>
        </w:rPr>
        <w:t>bacio</w:t>
      </w:r>
      <w:proofErr w:type="spellEnd"/>
      <w:r>
        <w:rPr>
          <w:lang w:val="es-CL"/>
        </w:rPr>
        <w:t xml:space="preserve"> (</w:t>
      </w:r>
      <w:r w:rsidR="00CE45E0">
        <w:rPr>
          <w:lang w:val="es-CL"/>
        </w:rPr>
        <w:t xml:space="preserve">El Beso, </w:t>
      </w:r>
      <w:r w:rsidRPr="008F5171">
        <w:rPr>
          <w:lang w:val="es-CL"/>
        </w:rPr>
        <w:t>1859)</w:t>
      </w:r>
      <w:r>
        <w:rPr>
          <w:lang w:val="es-CL"/>
        </w:rPr>
        <w:t xml:space="preserve"> -</w:t>
      </w:r>
      <w:r w:rsidRPr="008F5171">
        <w:rPr>
          <w:lang w:val="es-CL"/>
        </w:rPr>
        <w:t xml:space="preserve"> Francesco </w:t>
      </w:r>
      <w:proofErr w:type="spellStart"/>
      <w:r w:rsidRPr="008F5171">
        <w:rPr>
          <w:lang w:val="es-CL"/>
        </w:rPr>
        <w:t>Hayez</w:t>
      </w:r>
      <w:proofErr w:type="spellEnd"/>
    </w:p>
    <w:p w14:paraId="46204625" w14:textId="77777777" w:rsidR="008F5171" w:rsidRPr="00AC68DF" w:rsidRDefault="008F5171" w:rsidP="008F5171">
      <w:pPr>
        <w:jc w:val="center"/>
        <w:rPr>
          <w:color w:val="1F3864" w:themeColor="accent1" w:themeShade="80"/>
          <w:lang w:val="es-CL"/>
        </w:rPr>
      </w:pPr>
      <w:r w:rsidRPr="00AC68DF">
        <w:rPr>
          <w:noProof/>
          <w:color w:val="1F3864" w:themeColor="accent1" w:themeShade="80"/>
        </w:rPr>
        <w:lastRenderedPageBreak/>
        <w:drawing>
          <wp:inline distT="0" distB="0" distL="0" distR="0" wp14:anchorId="5719F884" wp14:editId="1A5FBAEB">
            <wp:extent cx="2627938" cy="2562225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456" cy="25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FDF31" w14:textId="04A67D1E" w:rsidR="008F5171" w:rsidRPr="008F5171" w:rsidRDefault="008F5171" w:rsidP="008F5171">
      <w:pPr>
        <w:jc w:val="center"/>
        <w:rPr>
          <w:sz w:val="16"/>
          <w:szCs w:val="16"/>
        </w:rPr>
      </w:pPr>
      <w:proofErr w:type="spellStart"/>
      <w:r w:rsidRPr="008F5171">
        <w:rPr>
          <w:rFonts w:cs="Arial"/>
          <w:i/>
          <w:iCs/>
          <w:shd w:val="clear" w:color="auto" w:fill="FFFFFF"/>
        </w:rPr>
        <w:t>Beso</w:t>
      </w:r>
      <w:proofErr w:type="spellEnd"/>
      <w:r w:rsidRPr="008F5171">
        <w:rPr>
          <w:rFonts w:cs="Arial"/>
          <w:i/>
          <w:iCs/>
          <w:shd w:val="clear" w:color="auto" w:fill="FFFFFF"/>
        </w:rPr>
        <w:t xml:space="preserve"> de Judas</w:t>
      </w:r>
      <w:r w:rsidRPr="008F5171">
        <w:rPr>
          <w:rFonts w:cs="Arial"/>
          <w:shd w:val="clear" w:color="auto" w:fill="FFFFFF"/>
        </w:rPr>
        <w:t xml:space="preserve"> (1304-06)</w:t>
      </w:r>
      <w:r>
        <w:rPr>
          <w:rFonts w:cs="Arial"/>
          <w:shd w:val="clear" w:color="auto" w:fill="FFFFFF"/>
        </w:rPr>
        <w:t xml:space="preserve"> -</w:t>
      </w:r>
      <w:r w:rsidRPr="008F5171">
        <w:rPr>
          <w:rFonts w:cs="Arial"/>
          <w:shd w:val="clear" w:color="auto" w:fill="FFFFFF"/>
        </w:rPr>
        <w:t xml:space="preserve"> Giotto</w:t>
      </w:r>
    </w:p>
    <w:p w14:paraId="2D5E6FA0" w14:textId="77777777" w:rsidR="00493C5B" w:rsidRPr="00310FAF" w:rsidRDefault="00493C5B" w:rsidP="00846F09"/>
    <w:sectPr w:rsidR="00493C5B" w:rsidRPr="00310F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Maria Victoria Colmenares Macia" w:date="2021-04-10T22:35:00Z" w:initials="MVCM">
    <w:p w14:paraId="4037D269" w14:textId="4350674E" w:rsidR="006D1122" w:rsidRDefault="006D1122">
      <w:pPr>
        <w:pStyle w:val="Textocomentario"/>
      </w:pPr>
      <w:r>
        <w:rPr>
          <w:rStyle w:val="Refdecomentario"/>
        </w:rPr>
        <w:annotationRef/>
      </w:r>
      <w:r w:rsidR="00E5723D">
        <w:t xml:space="preserve">La </w:t>
      </w:r>
      <w:proofErr w:type="spellStart"/>
      <w:r w:rsidR="00E5723D">
        <w:t>verdad</w:t>
      </w:r>
      <w:proofErr w:type="spellEnd"/>
      <w:r w:rsidR="00E5723D">
        <w:t xml:space="preserve"> no </w:t>
      </w:r>
      <w:proofErr w:type="spellStart"/>
      <w:r w:rsidR="00E5723D">
        <w:t>puedo</w:t>
      </w:r>
      <w:proofErr w:type="spellEnd"/>
      <w:r w:rsidR="00E5723D">
        <w:t xml:space="preserve"> </w:t>
      </w:r>
      <w:proofErr w:type="spellStart"/>
      <w:r w:rsidR="00E5723D">
        <w:t>verificar</w:t>
      </w:r>
      <w:proofErr w:type="spellEnd"/>
      <w:r w:rsidR="00E5723D">
        <w:t xml:space="preserve"> </w:t>
      </w:r>
      <w:proofErr w:type="spellStart"/>
      <w:r w:rsidR="00E5723D">
        <w:t>esta</w:t>
      </w:r>
      <w:proofErr w:type="spellEnd"/>
      <w:r w:rsidR="00E5723D">
        <w:t xml:space="preserve"> </w:t>
      </w:r>
      <w:proofErr w:type="spellStart"/>
      <w:r w:rsidR="00E5723D">
        <w:t>información</w:t>
      </w:r>
      <w:proofErr w:type="spellEnd"/>
      <w:r w:rsidR="00E5723D">
        <w:t xml:space="preserve"> </w:t>
      </w:r>
      <w:proofErr w:type="spellStart"/>
      <w:r w:rsidR="00E5723D">
        <w:t>porque</w:t>
      </w:r>
      <w:proofErr w:type="spellEnd"/>
      <w:r w:rsidR="00E5723D">
        <w:t xml:space="preserve"> </w:t>
      </w:r>
      <w:proofErr w:type="spellStart"/>
      <w:r w:rsidR="00E5723D">
        <w:t>esos</w:t>
      </w:r>
      <w:proofErr w:type="spellEnd"/>
      <w:r w:rsidR="00E5723D">
        <w:t xml:space="preserve"> </w:t>
      </w:r>
      <w:proofErr w:type="spellStart"/>
      <w:r w:rsidR="00E5723D">
        <w:t>besos</w:t>
      </w:r>
      <w:proofErr w:type="spellEnd"/>
      <w:r w:rsidR="00E5723D">
        <w:t xml:space="preserve"> se </w:t>
      </w:r>
      <w:proofErr w:type="spellStart"/>
      <w:r w:rsidR="00E5723D">
        <w:t>dieron</w:t>
      </w:r>
      <w:proofErr w:type="spellEnd"/>
      <w:r w:rsidR="00E5723D">
        <w:t xml:space="preserve"> </w:t>
      </w:r>
      <w:proofErr w:type="spellStart"/>
      <w:r w:rsidR="00E5723D">
        <w:t>en</w:t>
      </w:r>
      <w:proofErr w:type="spellEnd"/>
      <w:r w:rsidR="00E5723D">
        <w:t xml:space="preserve"> </w:t>
      </w:r>
      <w:proofErr w:type="spellStart"/>
      <w:r w:rsidR="00E5723D">
        <w:t>conmemoración</w:t>
      </w:r>
      <w:proofErr w:type="spellEnd"/>
      <w:r w:rsidR="00E5723D">
        <w:t xml:space="preserve"> al 14 de </w:t>
      </w:r>
      <w:proofErr w:type="spellStart"/>
      <w:r w:rsidR="00E5723D">
        <w:t>febrero</w:t>
      </w:r>
      <w:proofErr w:type="spellEnd"/>
      <w:r w:rsidR="00E5723D">
        <w:t xml:space="preserve">. </w:t>
      </w:r>
      <w:r w:rsidR="00E5723D">
        <w:rPr>
          <w:noProof/>
        </w:rPr>
        <w:drawing>
          <wp:inline distT="0" distB="0" distL="0" distR="0" wp14:anchorId="7E97E0DE" wp14:editId="5F53D932">
            <wp:extent cx="1552575" cy="163882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"/>
                    <a:srcRect l="8316" t="16007" r="78232" b="40794"/>
                    <a:stretch/>
                  </pic:blipFill>
                  <pic:spPr bwMode="auto">
                    <a:xfrm>
                      <a:off x="0" y="0"/>
                      <a:ext cx="1560098" cy="164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</w:comment>
  <w:comment w:id="51" w:author="Maria Victoria Colmenares Macia" w:date="2021-04-10T22:14:00Z" w:initials="MVCM">
    <w:p w14:paraId="73BF4BB8" w14:textId="35CB3777" w:rsidR="00F40D12" w:rsidRDefault="00F40D12">
      <w:pPr>
        <w:pStyle w:val="Textocomentario"/>
      </w:pPr>
      <w:r>
        <w:rPr>
          <w:rStyle w:val="Refdecomentario"/>
        </w:rPr>
        <w:annotationRef/>
      </w:r>
      <w:r>
        <w:t xml:space="preserve">No </w:t>
      </w:r>
      <w:proofErr w:type="spellStart"/>
      <w:r>
        <w:t>conseguí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referencia</w:t>
      </w:r>
      <w:proofErr w:type="spellEnd"/>
      <w:r>
        <w:t xml:space="preserve">, </w:t>
      </w:r>
      <w:proofErr w:type="spellStart"/>
      <w:r>
        <w:t>sugiero</w:t>
      </w:r>
      <w:proofErr w:type="spellEnd"/>
      <w:r>
        <w:t xml:space="preserve"> </w:t>
      </w:r>
      <w:proofErr w:type="spellStart"/>
      <w:r>
        <w:t>quitar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párrafo</w:t>
      </w:r>
      <w:proofErr w:type="spellEnd"/>
      <w:r>
        <w:t xml:space="preserve">. </w:t>
      </w:r>
    </w:p>
  </w:comment>
  <w:comment w:id="68" w:author="Maria Victoria Colmenares Macia" w:date="2021-04-10T22:34:00Z" w:initials="MVCM">
    <w:p w14:paraId="5D17C916" w14:textId="17DACEAF" w:rsidR="006D1122" w:rsidRDefault="006D1122">
      <w:pPr>
        <w:pStyle w:val="Textocomentario"/>
      </w:pPr>
      <w:r>
        <w:rPr>
          <w:rStyle w:val="Refdecomentario"/>
        </w:rPr>
        <w:annotationRef/>
      </w:r>
      <w:r>
        <w:t xml:space="preserve">No </w:t>
      </w:r>
      <w:proofErr w:type="spellStart"/>
      <w:r>
        <w:t>pude</w:t>
      </w:r>
      <w:proofErr w:type="spellEnd"/>
      <w:r>
        <w:t xml:space="preserve"> </w:t>
      </w:r>
      <w:proofErr w:type="spellStart"/>
      <w:r>
        <w:t>verificar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información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Fuente dada, </w:t>
      </w:r>
      <w:proofErr w:type="spellStart"/>
      <w:r>
        <w:t>porque</w:t>
      </w:r>
      <w:proofErr w:type="spellEnd"/>
      <w:r>
        <w:t xml:space="preserve"> dice que </w:t>
      </w:r>
      <w:proofErr w:type="spellStart"/>
      <w:r>
        <w:t>hacer</w:t>
      </w:r>
      <w:proofErr w:type="spellEnd"/>
      <w:r>
        <w:t xml:space="preserve"> un </w:t>
      </w:r>
      <w:proofErr w:type="spellStart"/>
      <w:r>
        <w:t>cierto</w:t>
      </w:r>
      <w:proofErr w:type="spellEnd"/>
      <w:r>
        <w:t xml:space="preserve"> romance, </w:t>
      </w:r>
      <w:proofErr w:type="spellStart"/>
      <w:r>
        <w:t>pero</w:t>
      </w:r>
      <w:proofErr w:type="spellEnd"/>
      <w:r>
        <w:t xml:space="preserve"> no que se </w:t>
      </w:r>
      <w:proofErr w:type="spellStart"/>
      <w:r>
        <w:t>dieron</w:t>
      </w:r>
      <w:proofErr w:type="spellEnd"/>
      <w:r>
        <w:t xml:space="preserve"> un </w:t>
      </w:r>
      <w:proofErr w:type="spellStart"/>
      <w:r>
        <w:t>beso</w:t>
      </w:r>
      <w:proofErr w:type="spellEnd"/>
      <w:r>
        <w:t xml:space="preserve">, </w:t>
      </w:r>
      <w:proofErr w:type="spellStart"/>
      <w:r>
        <w:t>estos</w:t>
      </w:r>
      <w:proofErr w:type="spellEnd"/>
      <w:r>
        <w:t xml:space="preserve"> lo vi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última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no </w:t>
      </w:r>
      <w:proofErr w:type="spellStart"/>
      <w:r>
        <w:t>sé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 lo largo del </w:t>
      </w:r>
      <w:proofErr w:type="spellStart"/>
      <w:r>
        <w:t>texto</w:t>
      </w:r>
      <w:proofErr w:type="spellEnd"/>
      <w:r>
        <w:t xml:space="preserve"> se </w:t>
      </w:r>
      <w:proofErr w:type="spellStart"/>
      <w:r>
        <w:t>menciona</w:t>
      </w:r>
      <w:proofErr w:type="spellEnd"/>
      <w:r>
        <w:t xml:space="preserve">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037D269" w15:done="0"/>
  <w15:commentEx w15:paraId="73BF4BB8" w15:done="0"/>
  <w15:commentEx w15:paraId="5D17C91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1CA6B5" w16cex:dateUtc="2021-04-11T02:35:00Z"/>
  <w16cex:commentExtensible w16cex:durableId="241CA1AB" w16cex:dateUtc="2021-04-11T02:14:00Z"/>
  <w16cex:commentExtensible w16cex:durableId="241CA67F" w16cex:dateUtc="2021-04-11T02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037D269" w16cid:durableId="241CA6B5"/>
  <w16cid:commentId w16cid:paraId="73BF4BB8" w16cid:durableId="241CA1AB"/>
  <w16cid:commentId w16cid:paraId="5D17C916" w16cid:durableId="241CA67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CF8F39" w14:textId="77777777" w:rsidR="003E52CE" w:rsidRDefault="003E52CE" w:rsidP="00354F62">
      <w:pPr>
        <w:spacing w:after="0" w:line="240" w:lineRule="auto"/>
      </w:pPr>
      <w:r>
        <w:separator/>
      </w:r>
    </w:p>
  </w:endnote>
  <w:endnote w:type="continuationSeparator" w:id="0">
    <w:p w14:paraId="01682C90" w14:textId="77777777" w:rsidR="003E52CE" w:rsidRDefault="003E52CE" w:rsidP="00354F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F5C202" w14:textId="77777777" w:rsidR="003E52CE" w:rsidRDefault="003E52CE" w:rsidP="00354F62">
      <w:pPr>
        <w:spacing w:after="0" w:line="240" w:lineRule="auto"/>
      </w:pPr>
      <w:r>
        <w:separator/>
      </w:r>
    </w:p>
  </w:footnote>
  <w:footnote w:type="continuationSeparator" w:id="0">
    <w:p w14:paraId="1572C944" w14:textId="77777777" w:rsidR="003E52CE" w:rsidRDefault="003E52CE" w:rsidP="00354F62">
      <w:pPr>
        <w:spacing w:after="0" w:line="240" w:lineRule="auto"/>
      </w:pPr>
      <w:r>
        <w:continuationSeparator/>
      </w:r>
    </w:p>
  </w:footnote>
  <w:footnote w:id="1">
    <w:p w14:paraId="40CAAC96" w14:textId="77777777" w:rsidR="00183536" w:rsidRPr="00C53141" w:rsidRDefault="00183536" w:rsidP="004D7A5D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C53141">
        <w:t>https://www.latercera.com/noticia/una-pareja-tailandesa-se-da-el-beso-mas-largo-de-la-historia-por-san-valentin/</w:t>
      </w:r>
    </w:p>
  </w:footnote>
  <w:footnote w:id="2">
    <w:p w14:paraId="04A67F1F" w14:textId="77777777" w:rsidR="00183536" w:rsidRPr="00473F13" w:rsidRDefault="00183536" w:rsidP="00260F3B">
      <w:pPr>
        <w:pStyle w:val="Textonotapie"/>
        <w:rPr>
          <w:lang w:val="es-MX"/>
        </w:rPr>
      </w:pPr>
      <w:r>
        <w:rPr>
          <w:rStyle w:val="Refdenotaalpie"/>
        </w:rPr>
        <w:footnoteRef/>
      </w:r>
      <w:r w:rsidRPr="00473F13">
        <w:rPr>
          <w:lang w:val="es-MX"/>
        </w:rPr>
        <w:t xml:space="preserve"> https://www.guinnessworldrecords.com/news/2015/2/valentines-day-ten-of-the-most-romantic-world-records-371925#:~:text=The%20longest%20kiss%20lasted%2058,February%2012%2D14%2C%202013.</w:t>
      </w:r>
    </w:p>
  </w:footnote>
  <w:footnote w:id="3">
    <w:p w14:paraId="59A02B44" w14:textId="77777777" w:rsidR="00183536" w:rsidRPr="00BC6F3F" w:rsidDel="002658CD" w:rsidRDefault="00183536" w:rsidP="00AC68DF">
      <w:pPr>
        <w:pStyle w:val="Textonotapie"/>
        <w:rPr>
          <w:del w:id="4" w:author="Maria Victoria Colmenares Macia" w:date="2021-04-10T20:20:00Z"/>
          <w:lang w:val="es-MX"/>
        </w:rPr>
      </w:pPr>
      <w:del w:id="5" w:author="Maria Victoria Colmenares Macia" w:date="2021-04-10T20:20:00Z">
        <w:r w:rsidDel="002658CD">
          <w:rPr>
            <w:rStyle w:val="Refdenotaalpie"/>
          </w:rPr>
          <w:footnoteRef/>
        </w:r>
        <w:r w:rsidRPr="00BC6F3F" w:rsidDel="002658CD">
          <w:rPr>
            <w:lang w:val="es-MX"/>
          </w:rPr>
          <w:delText xml:space="preserve"> https://journals.sagepub.com/doi/full/10.1177/147470490700500310</w:delText>
        </w:r>
      </w:del>
    </w:p>
  </w:footnote>
  <w:footnote w:id="4">
    <w:p w14:paraId="5D6E8006" w14:textId="1F6E9FC2" w:rsidR="00183536" w:rsidRPr="00360E40" w:rsidDel="002658CD" w:rsidRDefault="00183536">
      <w:pPr>
        <w:pStyle w:val="Textonotapie"/>
        <w:rPr>
          <w:del w:id="8" w:author="Maria Victoria Colmenares Macia" w:date="2021-04-10T20:33:00Z"/>
          <w:lang w:val="es-MX"/>
        </w:rPr>
      </w:pPr>
      <w:del w:id="9" w:author="Maria Victoria Colmenares Macia" w:date="2021-04-10T20:33:00Z">
        <w:r w:rsidDel="002658CD">
          <w:rPr>
            <w:rStyle w:val="Refdenotaalpie"/>
          </w:rPr>
          <w:footnoteRef/>
        </w:r>
        <w:r w:rsidRPr="00360E40" w:rsidDel="002658CD">
          <w:rPr>
            <w:lang w:val="es-MX"/>
          </w:rPr>
          <w:delText xml:space="preserve"> https://www.ncbi.nlm.nih.gov/pmc/articles/PMC4487821/</w:delText>
        </w:r>
      </w:del>
    </w:p>
  </w:footnote>
  <w:footnote w:id="5">
    <w:p w14:paraId="676C7363" w14:textId="77777777" w:rsidR="00183536" w:rsidRPr="00542668" w:rsidDel="002C22A2" w:rsidRDefault="00183536" w:rsidP="00CE45E0">
      <w:pPr>
        <w:pStyle w:val="Textonotapie"/>
        <w:rPr>
          <w:del w:id="12" w:author="Maria Victoria Colmenares Macia" w:date="2021-04-10T20:47:00Z"/>
          <w:lang w:val="es-MX"/>
        </w:rPr>
      </w:pPr>
      <w:del w:id="13" w:author="Maria Victoria Colmenares Macia" w:date="2021-04-10T20:47:00Z">
        <w:r w:rsidDel="002C22A2">
          <w:rPr>
            <w:rStyle w:val="Refdenotaalpie"/>
          </w:rPr>
          <w:footnoteRef/>
        </w:r>
        <w:r w:rsidRPr="00542668" w:rsidDel="002C22A2">
          <w:rPr>
            <w:lang w:val="es-MX"/>
          </w:rPr>
          <w:delText xml:space="preserve"> https://journals.sagepub.com/doi/10.1177/147470491401200114?icid=int.sj-full-text.similar-articles.2</w:delText>
        </w:r>
      </w:del>
    </w:p>
  </w:footnote>
  <w:footnote w:id="6">
    <w:p w14:paraId="28600E3B" w14:textId="77777777" w:rsidR="00183536" w:rsidRPr="003C75A3" w:rsidRDefault="00183536" w:rsidP="00CE45E0">
      <w:pPr>
        <w:pStyle w:val="Textonotapie"/>
      </w:pPr>
      <w:r>
        <w:rPr>
          <w:rStyle w:val="Refdenotaalpie"/>
        </w:rPr>
        <w:footnoteRef/>
      </w:r>
      <w:r w:rsidRPr="003C75A3">
        <w:t xml:space="preserve"> </w:t>
      </w:r>
      <w:r w:rsidRPr="00493C5B">
        <w:rPr>
          <w:i/>
          <w:iCs/>
        </w:rPr>
        <w:t>The Kiss</w:t>
      </w:r>
      <w:r w:rsidRPr="003C75A3">
        <w:t xml:space="preserve"> (1896): https://www.youtube.com/watch?v=IUyTcpvTPu0</w:t>
      </w:r>
    </w:p>
  </w:footnote>
  <w:footnote w:id="7">
    <w:p w14:paraId="080EC2B5" w14:textId="77777777" w:rsidR="00183536" w:rsidRPr="003C75A3" w:rsidDel="00AD0397" w:rsidRDefault="00183536" w:rsidP="00CE45E0">
      <w:pPr>
        <w:pStyle w:val="Textonotapie"/>
        <w:rPr>
          <w:del w:id="17" w:author="Maria Victoria Colmenares Macia" w:date="2021-04-10T21:20:00Z"/>
          <w:lang w:val="es-MX"/>
        </w:rPr>
      </w:pPr>
      <w:del w:id="18" w:author="Maria Victoria Colmenares Macia" w:date="2021-04-10T21:20:00Z">
        <w:r w:rsidDel="00AD0397">
          <w:rPr>
            <w:rStyle w:val="Refdenotaalpie"/>
          </w:rPr>
          <w:footnoteRef/>
        </w:r>
        <w:r w:rsidRPr="00CE45E0" w:rsidDel="00AD0397">
          <w:rPr>
            <w:lang w:val="es-CL"/>
          </w:rPr>
          <w:delText xml:space="preserve"> </w:delText>
        </w:r>
        <w:r w:rsidRPr="00CE45E0" w:rsidDel="00AD0397">
          <w:rPr>
            <w:i/>
            <w:iCs/>
            <w:lang w:val="es-CL"/>
          </w:rPr>
          <w:delText>L'arrivée d'un train à La Ciotat</w:delText>
        </w:r>
        <w:r w:rsidRPr="00CE45E0" w:rsidDel="00AD0397">
          <w:rPr>
            <w:lang w:val="es-CL"/>
          </w:rPr>
          <w:delText xml:space="preserve"> (1896): https://www.youtube.com/watch?v=MT-70ni4Ddo&amp;ab_channel=Lucas</w:delText>
        </w:r>
      </w:del>
    </w:p>
  </w:footnote>
  <w:footnote w:id="8">
    <w:p w14:paraId="395041FE" w14:textId="77777777" w:rsidR="00183536" w:rsidRPr="003C75A3" w:rsidDel="00AD0397" w:rsidRDefault="00183536" w:rsidP="00CE45E0">
      <w:pPr>
        <w:pStyle w:val="Textonotapie"/>
        <w:rPr>
          <w:del w:id="21" w:author="Maria Victoria Colmenares Macia" w:date="2021-04-10T21:20:00Z"/>
          <w:lang w:val="es-CL"/>
        </w:rPr>
      </w:pPr>
      <w:del w:id="22" w:author="Maria Victoria Colmenares Macia" w:date="2021-04-10T21:20:00Z">
        <w:r w:rsidDel="00AD0397">
          <w:rPr>
            <w:rStyle w:val="Refdenotaalpie"/>
          </w:rPr>
          <w:footnoteRef/>
        </w:r>
        <w:r w:rsidRPr="003C75A3" w:rsidDel="00AD0397">
          <w:rPr>
            <w:lang w:val="es-CL"/>
          </w:rPr>
          <w:delText xml:space="preserve"> </w:delText>
        </w:r>
        <w:r w:rsidRPr="00493C5B" w:rsidDel="00AD0397">
          <w:rPr>
            <w:i/>
            <w:iCs/>
            <w:lang w:val="es-CL"/>
          </w:rPr>
          <w:delText>La Sortie de l'usine Lumière à Lyon</w:delText>
        </w:r>
        <w:r w:rsidDel="00AD0397">
          <w:rPr>
            <w:lang w:val="es-CL"/>
          </w:rPr>
          <w:delText xml:space="preserve"> (1895): </w:delText>
        </w:r>
        <w:r w:rsidRPr="003C75A3" w:rsidDel="00AD0397">
          <w:rPr>
            <w:lang w:val="es-CL"/>
          </w:rPr>
          <w:delText>https://www.youtube.com/watch?v=uPmG8ppUhSw&amp;ab_channel=maccafan21%5BCin%C3%A9%27Culte%5D</w:delText>
        </w:r>
      </w:del>
    </w:p>
  </w:footnote>
  <w:footnote w:id="9">
    <w:p w14:paraId="57007581" w14:textId="77777777" w:rsidR="00183536" w:rsidRPr="008F5171" w:rsidDel="00AD0397" w:rsidRDefault="00183536" w:rsidP="00CE45E0">
      <w:pPr>
        <w:pStyle w:val="Textonotapie"/>
        <w:rPr>
          <w:del w:id="25" w:author="Maria Victoria Colmenares Macia" w:date="2021-04-10T21:20:00Z"/>
          <w:lang w:val="es-CL"/>
        </w:rPr>
      </w:pPr>
      <w:del w:id="26" w:author="Maria Victoria Colmenares Macia" w:date="2021-04-10T21:20:00Z">
        <w:r w:rsidDel="00AD0397">
          <w:rPr>
            <w:rStyle w:val="Refdenotaalpie"/>
          </w:rPr>
          <w:footnoteRef/>
        </w:r>
        <w:r w:rsidRPr="008F5171" w:rsidDel="00AD0397">
          <w:rPr>
            <w:lang w:val="es-CL"/>
          </w:rPr>
          <w:delText xml:space="preserve"> https://www.loc.gov/item/00694131</w:delText>
        </w:r>
      </w:del>
    </w:p>
  </w:footnote>
  <w:footnote w:id="10">
    <w:p w14:paraId="6C3CFBAE" w14:textId="093F7E04" w:rsidR="00183536" w:rsidRPr="00327B3C" w:rsidDel="00FA6763" w:rsidRDefault="00183536" w:rsidP="00CE45E0">
      <w:pPr>
        <w:pStyle w:val="Textonotapie"/>
        <w:rPr>
          <w:del w:id="33" w:author="Maria Victoria Colmenares Macia" w:date="2021-04-10T21:30:00Z"/>
          <w:lang w:val="es-MX"/>
        </w:rPr>
      </w:pPr>
      <w:del w:id="34" w:author="Maria Victoria Colmenares Macia" w:date="2021-04-10T21:30:00Z">
        <w:r w:rsidDel="00FA6763">
          <w:rPr>
            <w:rStyle w:val="Refdenotaalpie"/>
          </w:rPr>
          <w:footnoteRef/>
        </w:r>
        <w:r w:rsidRPr="00327B3C" w:rsidDel="00FA6763">
          <w:rPr>
            <w:lang w:val="es-MX"/>
          </w:rPr>
          <w:delText xml:space="preserve"> https://www.amjmed.com/article/S0002-9343(13)00186-1/fulltext</w:delText>
        </w:r>
      </w:del>
    </w:p>
  </w:footnote>
  <w:footnote w:id="11">
    <w:p w14:paraId="7024A7DC" w14:textId="7FE15C13" w:rsidR="00183536" w:rsidRPr="00D859A6" w:rsidDel="00F40D12" w:rsidRDefault="00183536" w:rsidP="00CE45E0">
      <w:pPr>
        <w:pStyle w:val="Textonotapie"/>
        <w:rPr>
          <w:del w:id="65" w:author="Maria Victoria Colmenares Macia" w:date="2021-04-10T22:16:00Z"/>
          <w:lang w:val="es-MX"/>
        </w:rPr>
      </w:pPr>
      <w:del w:id="66" w:author="Maria Victoria Colmenares Macia" w:date="2021-04-10T22:16:00Z">
        <w:r w:rsidDel="00F40D12">
          <w:rPr>
            <w:rStyle w:val="Refdenotaalpie"/>
          </w:rPr>
          <w:footnoteRef/>
        </w:r>
        <w:r w:rsidRPr="00D859A6" w:rsidDel="00F40D12">
          <w:rPr>
            <w:lang w:val="es-MX"/>
          </w:rPr>
          <w:delText xml:space="preserve"> https://anthrosource.onlinelibrary.wiley.com/doi/abs/10.1111/aman.12286</w:delText>
        </w:r>
      </w:del>
    </w:p>
  </w:footnote>
  <w:footnote w:id="12">
    <w:p w14:paraId="3A0AA172" w14:textId="32463048" w:rsidR="00183536" w:rsidRPr="00846F09" w:rsidRDefault="00183536" w:rsidP="00CE45E0">
      <w:pPr>
        <w:pStyle w:val="Textonotapie"/>
        <w:rPr>
          <w:lang w:val="es-MX"/>
        </w:rPr>
      </w:pPr>
      <w:r>
        <w:rPr>
          <w:rStyle w:val="Refdenotaalpie"/>
        </w:rPr>
        <w:footnoteRef/>
      </w:r>
      <w:r w:rsidRPr="00846F09">
        <w:rPr>
          <w:lang w:val="es-MX"/>
        </w:rPr>
        <w:t xml:space="preserve"> https://www.southcoasttoday.com/article/20050216/LIFE/302169966</w:t>
      </w:r>
    </w:p>
  </w:footnote>
  <w:footnote w:id="13">
    <w:p w14:paraId="58C80E47" w14:textId="1CBD8E0E" w:rsidR="00183536" w:rsidRPr="00183536" w:rsidRDefault="00183536">
      <w:pPr>
        <w:pStyle w:val="Textonotapie"/>
        <w:rPr>
          <w:lang w:val="es-MX"/>
        </w:rPr>
      </w:pPr>
      <w:r>
        <w:rPr>
          <w:rStyle w:val="Refdenotaalpie"/>
        </w:rPr>
        <w:footnoteRef/>
      </w:r>
      <w:r w:rsidRPr="00183536">
        <w:rPr>
          <w:lang w:val="es-MX"/>
        </w:rPr>
        <w:t xml:space="preserve"> https://www.jstor.org/stable/592764?seq=1#metadata_info_tab_contents</w:t>
      </w:r>
    </w:p>
  </w:footnote>
  <w:footnote w:id="14">
    <w:p w14:paraId="72549A00" w14:textId="63791E89" w:rsidR="00183536" w:rsidRPr="00183536" w:rsidRDefault="00183536">
      <w:pPr>
        <w:pStyle w:val="Textonotapie"/>
        <w:rPr>
          <w:lang w:val="es-MX"/>
        </w:rPr>
      </w:pPr>
      <w:r>
        <w:rPr>
          <w:rStyle w:val="Refdenotaalpie"/>
        </w:rPr>
        <w:footnoteRef/>
      </w:r>
      <w:r w:rsidRPr="00183536">
        <w:rPr>
          <w:lang w:val="es-MX"/>
        </w:rPr>
        <w:t xml:space="preserve"> https://liberalarts.tamu.edu/blog/2018/02/14/kiss-and-tell/</w:t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ria Victoria Colmenares Macia">
    <w15:presenceInfo w15:providerId="Windows Live" w15:userId="8345f44060ec49f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99A"/>
    <w:rsid w:val="000121B5"/>
    <w:rsid w:val="00022F7B"/>
    <w:rsid w:val="00046249"/>
    <w:rsid w:val="00056307"/>
    <w:rsid w:val="001236BE"/>
    <w:rsid w:val="00163339"/>
    <w:rsid w:val="00183536"/>
    <w:rsid w:val="00260F3B"/>
    <w:rsid w:val="002658CD"/>
    <w:rsid w:val="002C22A2"/>
    <w:rsid w:val="00310FAF"/>
    <w:rsid w:val="00316005"/>
    <w:rsid w:val="00327B3C"/>
    <w:rsid w:val="00354F62"/>
    <w:rsid w:val="00360E40"/>
    <w:rsid w:val="00371DA9"/>
    <w:rsid w:val="003C75A3"/>
    <w:rsid w:val="003E0241"/>
    <w:rsid w:val="003E52CE"/>
    <w:rsid w:val="00441EA8"/>
    <w:rsid w:val="00473F13"/>
    <w:rsid w:val="00493C5B"/>
    <w:rsid w:val="004D7A5D"/>
    <w:rsid w:val="00510297"/>
    <w:rsid w:val="00542668"/>
    <w:rsid w:val="006045D5"/>
    <w:rsid w:val="00681456"/>
    <w:rsid w:val="006840FE"/>
    <w:rsid w:val="006A7565"/>
    <w:rsid w:val="006D1122"/>
    <w:rsid w:val="00712FF9"/>
    <w:rsid w:val="007975FC"/>
    <w:rsid w:val="00805B7A"/>
    <w:rsid w:val="00846F09"/>
    <w:rsid w:val="008927FD"/>
    <w:rsid w:val="008F5171"/>
    <w:rsid w:val="00992F75"/>
    <w:rsid w:val="00AA451A"/>
    <w:rsid w:val="00AC68DF"/>
    <w:rsid w:val="00AD0397"/>
    <w:rsid w:val="00BB37B3"/>
    <w:rsid w:val="00BC6F3F"/>
    <w:rsid w:val="00BD3A56"/>
    <w:rsid w:val="00BD58DD"/>
    <w:rsid w:val="00C04AA5"/>
    <w:rsid w:val="00C53141"/>
    <w:rsid w:val="00C5799A"/>
    <w:rsid w:val="00CE45E0"/>
    <w:rsid w:val="00D81703"/>
    <w:rsid w:val="00D8529C"/>
    <w:rsid w:val="00D85712"/>
    <w:rsid w:val="00D859A6"/>
    <w:rsid w:val="00E02791"/>
    <w:rsid w:val="00E5723D"/>
    <w:rsid w:val="00E65A30"/>
    <w:rsid w:val="00EB0FB0"/>
    <w:rsid w:val="00F40D12"/>
    <w:rsid w:val="00FA6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FDE32"/>
  <w15:chartTrackingRefBased/>
  <w15:docId w15:val="{E4D8380F-9D3D-49F4-80E3-DC1D11E1A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579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5799A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54F6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54F62"/>
    <w:rPr>
      <w:sz w:val="20"/>
      <w:szCs w:val="20"/>
      <w:lang w:val="en-US"/>
    </w:rPr>
  </w:style>
  <w:style w:type="character" w:styleId="Refdenotaalpie">
    <w:name w:val="footnote reference"/>
    <w:basedOn w:val="Fuentedeprrafopredeter"/>
    <w:uiPriority w:val="99"/>
    <w:unhideWhenUsed/>
    <w:rsid w:val="00354F62"/>
    <w:rPr>
      <w:vertAlign w:val="superscript"/>
    </w:rPr>
  </w:style>
  <w:style w:type="character" w:styleId="Hipervnculovisitado">
    <w:name w:val="FollowedHyperlink"/>
    <w:basedOn w:val="Fuentedeprrafopredeter"/>
    <w:uiPriority w:val="99"/>
    <w:semiHidden/>
    <w:unhideWhenUsed/>
    <w:rsid w:val="008927FD"/>
    <w:rPr>
      <w:color w:val="954F72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C04AA5"/>
    <w:rPr>
      <w:i/>
      <w:iCs/>
    </w:rPr>
  </w:style>
  <w:style w:type="character" w:styleId="Refdecomentario">
    <w:name w:val="annotation reference"/>
    <w:basedOn w:val="Fuentedeprrafopredeter"/>
    <w:uiPriority w:val="99"/>
    <w:semiHidden/>
    <w:unhideWhenUsed/>
    <w:rsid w:val="00F40D1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40D1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40D12"/>
    <w:rPr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40D1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40D12"/>
    <w:rPr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0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30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244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98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327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85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828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1922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4680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2901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9706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88261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64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8367">
          <w:marLeft w:val="0"/>
          <w:marRight w:val="0"/>
          <w:marTop w:val="15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5470">
          <w:marLeft w:val="0"/>
          <w:marRight w:val="0"/>
          <w:marTop w:val="15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80263">
          <w:marLeft w:val="0"/>
          <w:marRight w:val="0"/>
          <w:marTop w:val="15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60484">
          <w:marLeft w:val="0"/>
          <w:marRight w:val="0"/>
          <w:marTop w:val="15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0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3.jpe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microsoft.com/office/2018/08/relationships/commentsExtensible" Target="commentsExtensi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209D90-5DB1-4B7D-81DD-9F4F5AB25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1097</Words>
  <Characters>6035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paularojas@alumnos.uai.cl</dc:creator>
  <cp:keywords/>
  <dc:description/>
  <cp:lastModifiedBy>Maria Victoria Colmenares Macia</cp:lastModifiedBy>
  <cp:revision>2</cp:revision>
  <dcterms:created xsi:type="dcterms:W3CDTF">2021-04-11T02:40:00Z</dcterms:created>
  <dcterms:modified xsi:type="dcterms:W3CDTF">2021-04-11T02:40:00Z</dcterms:modified>
</cp:coreProperties>
</file>
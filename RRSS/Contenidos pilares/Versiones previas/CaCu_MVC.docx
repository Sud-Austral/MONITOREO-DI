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D572F" w14:textId="567B8D80" w:rsidR="007F4F72" w:rsidRDefault="00DE1C76">
      <w:pPr>
        <w:rPr>
          <w:lang w:val="es-ES"/>
        </w:rPr>
      </w:pPr>
      <w:r>
        <w:rPr>
          <w:lang w:val="es-ES"/>
        </w:rPr>
        <w:t xml:space="preserve">**No hay </w:t>
      </w:r>
      <w:proofErr w:type="spellStart"/>
      <w:r w:rsidR="00FB5523">
        <w:rPr>
          <w:lang w:val="es-ES"/>
        </w:rPr>
        <w:t>info</w:t>
      </w:r>
      <w:proofErr w:type="spellEnd"/>
      <w:r w:rsidR="00FB5523">
        <w:rPr>
          <w:lang w:val="es-ES"/>
        </w:rPr>
        <w:t xml:space="preserve"> más actualizada</w:t>
      </w:r>
    </w:p>
    <w:p w14:paraId="2C375767" w14:textId="1DDF8355" w:rsidR="001D6AE0" w:rsidRPr="002C7AEE" w:rsidRDefault="008E77D5" w:rsidP="001D6AE0">
      <w:pPr>
        <w:jc w:val="center"/>
        <w:rPr>
          <w:b/>
          <w:bCs/>
          <w:sz w:val="24"/>
          <w:szCs w:val="24"/>
          <w:lang w:val="es-ES"/>
        </w:rPr>
      </w:pPr>
      <w:r w:rsidRPr="002C7AEE">
        <w:rPr>
          <w:b/>
          <w:bCs/>
          <w:sz w:val="24"/>
          <w:szCs w:val="24"/>
          <w:lang w:val="es-ES"/>
        </w:rPr>
        <w:t>Cáncer de Cuello Uterino</w:t>
      </w:r>
    </w:p>
    <w:p w14:paraId="3E8FF623" w14:textId="6473B2EA" w:rsidR="002C7AEE" w:rsidRPr="002C7AEE" w:rsidRDefault="002C7AEE">
      <w:pPr>
        <w:jc w:val="both"/>
        <w:rPr>
          <w:ins w:id="0" w:author="Maria Victoria Colmenares Macia" w:date="2021-03-18T21:36:00Z"/>
          <w:i/>
          <w:iCs/>
          <w:sz w:val="24"/>
          <w:szCs w:val="24"/>
          <w:lang w:val="es-ES"/>
          <w:rPrChange w:id="1" w:author="Maria Victoria Colmenares Macia" w:date="2021-03-18T21:36:00Z">
            <w:rPr>
              <w:ins w:id="2" w:author="Maria Victoria Colmenares Macia" w:date="2021-03-18T21:36:00Z"/>
              <w:sz w:val="24"/>
              <w:szCs w:val="24"/>
              <w:lang w:val="es-ES"/>
            </w:rPr>
          </w:rPrChange>
        </w:rPr>
        <w:pPrChange w:id="3" w:author="Maria Victoria Colmenares Macia" w:date="2021-03-18T21:36:00Z">
          <w:pPr>
            <w:jc w:val="center"/>
          </w:pPr>
        </w:pPrChange>
      </w:pPr>
      <w:ins w:id="4" w:author="Maria Victoria Colmenares Macia" w:date="2021-03-18T21:28:00Z">
        <w:r w:rsidRPr="002C7AEE">
          <w:rPr>
            <w:i/>
            <w:iCs/>
            <w:sz w:val="24"/>
            <w:szCs w:val="24"/>
            <w:lang w:val="es-ES"/>
            <w:rPrChange w:id="5" w:author="Maria Victoria Colmenares Macia" w:date="2021-03-18T21:36:00Z">
              <w:rPr>
                <w:sz w:val="24"/>
                <w:szCs w:val="24"/>
                <w:lang w:val="es-ES"/>
              </w:rPr>
            </w:rPrChange>
          </w:rPr>
          <w:t xml:space="preserve">“Es hora de poner fin al </w:t>
        </w:r>
      </w:ins>
      <w:ins w:id="6" w:author="Maria Victoria Colmenares Macia" w:date="2021-03-18T21:29:00Z">
        <w:r w:rsidRPr="002C7AEE">
          <w:rPr>
            <w:i/>
            <w:iCs/>
            <w:sz w:val="24"/>
            <w:szCs w:val="24"/>
            <w:lang w:val="es-ES"/>
            <w:rPrChange w:id="7" w:author="Maria Victoria Colmenares Macia" w:date="2021-03-18T21:36:00Z">
              <w:rPr>
                <w:sz w:val="24"/>
                <w:szCs w:val="24"/>
                <w:lang w:val="es-ES"/>
              </w:rPr>
            </w:rPrChange>
          </w:rPr>
          <w:t>C</w:t>
        </w:r>
      </w:ins>
      <w:ins w:id="8" w:author="Maria Victoria Colmenares Macia" w:date="2021-03-18T21:28:00Z">
        <w:r w:rsidRPr="002C7AEE">
          <w:rPr>
            <w:i/>
            <w:iCs/>
            <w:sz w:val="24"/>
            <w:szCs w:val="24"/>
            <w:lang w:val="es-ES"/>
            <w:rPrChange w:id="9" w:author="Maria Victoria Colmenares Macia" w:date="2021-03-18T21:36:00Z">
              <w:rPr>
                <w:sz w:val="24"/>
                <w:szCs w:val="24"/>
                <w:lang w:val="es-ES"/>
              </w:rPr>
            </w:rPrChange>
          </w:rPr>
          <w:t xml:space="preserve">áncer </w:t>
        </w:r>
      </w:ins>
      <w:ins w:id="10" w:author="Maria Victoria Colmenares Macia" w:date="2021-03-18T21:29:00Z">
        <w:r w:rsidRPr="002C7AEE">
          <w:rPr>
            <w:i/>
            <w:iCs/>
            <w:sz w:val="24"/>
            <w:szCs w:val="24"/>
            <w:lang w:val="es-ES"/>
            <w:rPrChange w:id="11" w:author="Maria Victoria Colmenares Macia" w:date="2021-03-18T21:36:00Z">
              <w:rPr>
                <w:sz w:val="24"/>
                <w:szCs w:val="24"/>
                <w:lang w:val="es-ES"/>
              </w:rPr>
            </w:rPrChange>
          </w:rPr>
          <w:t>C</w:t>
        </w:r>
      </w:ins>
      <w:ins w:id="12" w:author="Maria Victoria Colmenares Macia" w:date="2021-03-18T21:28:00Z">
        <w:r w:rsidRPr="002C7AEE">
          <w:rPr>
            <w:i/>
            <w:iCs/>
            <w:sz w:val="24"/>
            <w:szCs w:val="24"/>
            <w:lang w:val="es-ES"/>
            <w:rPrChange w:id="13" w:author="Maria Victoria Colmenares Macia" w:date="2021-03-18T21:36:00Z">
              <w:rPr>
                <w:sz w:val="24"/>
                <w:szCs w:val="24"/>
                <w:lang w:val="es-ES"/>
              </w:rPr>
            </w:rPrChange>
          </w:rPr>
          <w:t>ervicouterino”</w:t>
        </w:r>
      </w:ins>
      <w:ins w:id="14" w:author="Maria Victoria Colmenares Macia" w:date="2021-03-18T21:29:00Z">
        <w:r w:rsidRPr="002C7AEE">
          <w:rPr>
            <w:i/>
            <w:iCs/>
            <w:sz w:val="24"/>
            <w:szCs w:val="24"/>
            <w:lang w:val="es-ES"/>
            <w:rPrChange w:id="15" w:author="Maria Victoria Colmenares Macia" w:date="2021-03-18T21:36:00Z">
              <w:rPr>
                <w:sz w:val="24"/>
                <w:szCs w:val="24"/>
                <w:lang w:val="es-ES"/>
              </w:rPr>
            </w:rPrChange>
          </w:rPr>
          <w:t xml:space="preserve">, es </w:t>
        </w:r>
      </w:ins>
      <w:ins w:id="16" w:author="Maria Victoria Colmenares Macia" w:date="2021-03-18T21:35:00Z">
        <w:r w:rsidRPr="002C7AEE">
          <w:rPr>
            <w:i/>
            <w:iCs/>
            <w:sz w:val="24"/>
            <w:szCs w:val="24"/>
            <w:lang w:val="es-ES"/>
            <w:rPrChange w:id="17" w:author="Maria Victoria Colmenares Macia" w:date="2021-03-18T21:36:00Z">
              <w:rPr>
                <w:sz w:val="24"/>
                <w:szCs w:val="24"/>
                <w:lang w:val="es-ES"/>
              </w:rPr>
            </w:rPrChange>
          </w:rPr>
          <w:t>la campaña impulsada</w:t>
        </w:r>
      </w:ins>
      <w:ins w:id="18" w:author="Maria Victoria Colmenares Macia" w:date="2021-03-18T21:29:00Z">
        <w:r w:rsidRPr="002C7AEE">
          <w:rPr>
            <w:i/>
            <w:iCs/>
            <w:sz w:val="24"/>
            <w:szCs w:val="24"/>
            <w:lang w:val="es-ES"/>
            <w:rPrChange w:id="19" w:author="Maria Victoria Colmenares Macia" w:date="2021-03-18T21:36:00Z">
              <w:rPr>
                <w:sz w:val="24"/>
                <w:szCs w:val="24"/>
                <w:lang w:val="es-ES"/>
              </w:rPr>
            </w:rPrChange>
          </w:rPr>
          <w:t xml:space="preserve"> por la Organización Panamericana de la Salud y la Organización Mundial de la Salud</w:t>
        </w:r>
      </w:ins>
      <w:ins w:id="20" w:author="Maria Victoria Colmenares Macia" w:date="2021-03-18T21:36:00Z">
        <w:r w:rsidRPr="002C7AEE">
          <w:rPr>
            <w:i/>
            <w:iCs/>
            <w:sz w:val="24"/>
            <w:szCs w:val="24"/>
            <w:lang w:val="es-ES"/>
            <w:rPrChange w:id="21" w:author="Maria Victoria Colmenares Macia" w:date="2021-03-18T21:36:00Z">
              <w:rPr>
                <w:sz w:val="24"/>
                <w:szCs w:val="24"/>
                <w:lang w:val="es-ES"/>
              </w:rPr>
            </w:rPrChange>
          </w:rPr>
          <w:t xml:space="preserve"> para terminar con esta enfermedad en las mujeres del continente </w:t>
        </w:r>
      </w:ins>
      <w:proofErr w:type="gramStart"/>
      <w:ins w:id="22" w:author="Maria Victoria Colmenares Macia" w:date="2021-03-18T21:48:00Z">
        <w:r w:rsidR="0053776C">
          <w:rPr>
            <w:i/>
            <w:iCs/>
            <w:sz w:val="24"/>
            <w:szCs w:val="24"/>
            <w:lang w:val="es-ES"/>
          </w:rPr>
          <w:t>A</w:t>
        </w:r>
      </w:ins>
      <w:ins w:id="23" w:author="Maria Victoria Colmenares Macia" w:date="2021-03-18T21:36:00Z">
        <w:r w:rsidRPr="002C7AEE">
          <w:rPr>
            <w:i/>
            <w:iCs/>
            <w:sz w:val="24"/>
            <w:szCs w:val="24"/>
            <w:lang w:val="es-ES"/>
            <w:rPrChange w:id="24" w:author="Maria Victoria Colmenares Macia" w:date="2021-03-18T21:36:00Z">
              <w:rPr>
                <w:sz w:val="24"/>
                <w:szCs w:val="24"/>
                <w:lang w:val="es-ES"/>
              </w:rPr>
            </w:rPrChange>
          </w:rPr>
          <w:t>mericano</w:t>
        </w:r>
      </w:ins>
      <w:proofErr w:type="gramEnd"/>
      <w:ins w:id="25" w:author="Maria Victoria Colmenares Macia" w:date="2021-03-18T21:38:00Z">
        <w:r>
          <w:rPr>
            <w:i/>
            <w:iCs/>
            <w:sz w:val="24"/>
            <w:szCs w:val="24"/>
            <w:lang w:val="es-ES"/>
          </w:rPr>
          <w:t xml:space="preserve"> </w:t>
        </w:r>
      </w:ins>
      <w:ins w:id="26" w:author="Maria Victoria Colmenares Macia" w:date="2021-03-18T22:33:00Z">
        <w:r w:rsidR="00334856">
          <w:rPr>
            <w:i/>
            <w:iCs/>
            <w:sz w:val="24"/>
            <w:szCs w:val="24"/>
            <w:lang w:val="es-ES"/>
          </w:rPr>
          <w:t xml:space="preserve">al 2030 </w:t>
        </w:r>
      </w:ins>
      <w:ins w:id="27" w:author="Maria Victoria Colmenares Macia" w:date="2021-03-18T21:38:00Z">
        <w:r>
          <w:rPr>
            <w:i/>
            <w:iCs/>
            <w:sz w:val="24"/>
            <w:szCs w:val="24"/>
            <w:lang w:val="es-ES"/>
          </w:rPr>
          <w:t>(1)</w:t>
        </w:r>
      </w:ins>
    </w:p>
    <w:p w14:paraId="129D2F3E" w14:textId="77777777" w:rsidR="002C7AEE" w:rsidRDefault="002C7AEE" w:rsidP="002C7AEE">
      <w:pPr>
        <w:jc w:val="both"/>
        <w:rPr>
          <w:ins w:id="28" w:author="Maria Victoria Colmenares Macia" w:date="2021-03-18T21:37:00Z"/>
          <w:sz w:val="24"/>
          <w:szCs w:val="24"/>
          <w:lang w:val="es-ES"/>
        </w:rPr>
      </w:pPr>
    </w:p>
    <w:p w14:paraId="22BE0376" w14:textId="55D100FF" w:rsidR="001D6AE0" w:rsidRPr="00334856" w:rsidRDefault="002C7AEE">
      <w:pPr>
        <w:jc w:val="both"/>
        <w:rPr>
          <w:b/>
          <w:bCs/>
          <w:sz w:val="24"/>
          <w:szCs w:val="24"/>
          <w:lang w:val="es-ES"/>
          <w:rPrChange w:id="29" w:author="Maria Victoria Colmenares Macia" w:date="2021-03-18T22:32:00Z">
            <w:rPr>
              <w:sz w:val="24"/>
              <w:szCs w:val="24"/>
              <w:lang w:val="es-ES"/>
            </w:rPr>
          </w:rPrChange>
        </w:rPr>
        <w:pPrChange w:id="30" w:author="Maria Victoria Colmenares Macia" w:date="2021-03-18T21:36:00Z">
          <w:pPr>
            <w:jc w:val="center"/>
          </w:pPr>
        </w:pPrChange>
      </w:pPr>
      <w:ins w:id="31" w:author="Maria Victoria Colmenares Macia" w:date="2021-03-18T21:37:00Z">
        <w:r w:rsidRPr="00334856">
          <w:rPr>
            <w:b/>
            <w:bCs/>
            <w:sz w:val="24"/>
            <w:szCs w:val="24"/>
            <w:lang w:val="es-ES"/>
            <w:rPrChange w:id="32" w:author="Maria Victoria Colmenares Macia" w:date="2021-03-18T22:32:00Z">
              <w:rPr>
                <w:sz w:val="24"/>
                <w:szCs w:val="24"/>
                <w:lang w:val="es-ES"/>
              </w:rPr>
            </w:rPrChange>
          </w:rPr>
          <w:t xml:space="preserve">¿Qué es el Cáncer </w:t>
        </w:r>
        <w:proofErr w:type="spellStart"/>
        <w:r w:rsidRPr="00334856">
          <w:rPr>
            <w:b/>
            <w:bCs/>
            <w:sz w:val="24"/>
            <w:szCs w:val="24"/>
            <w:lang w:val="es-ES"/>
            <w:rPrChange w:id="33" w:author="Maria Victoria Colmenares Macia" w:date="2021-03-18T22:32:00Z">
              <w:rPr>
                <w:sz w:val="24"/>
                <w:szCs w:val="24"/>
                <w:lang w:val="es-ES"/>
              </w:rPr>
            </w:rPrChange>
          </w:rPr>
          <w:t>cCervicouterino</w:t>
        </w:r>
        <w:proofErr w:type="spellEnd"/>
        <w:r w:rsidRPr="00334856">
          <w:rPr>
            <w:b/>
            <w:bCs/>
            <w:sz w:val="24"/>
            <w:szCs w:val="24"/>
            <w:lang w:val="es-ES"/>
            <w:rPrChange w:id="34" w:author="Maria Victoria Colmenares Macia" w:date="2021-03-18T22:32:00Z">
              <w:rPr>
                <w:sz w:val="24"/>
                <w:szCs w:val="24"/>
                <w:lang w:val="es-ES"/>
              </w:rPr>
            </w:rPrChange>
          </w:rPr>
          <w:t xml:space="preserve"> (</w:t>
        </w:r>
        <w:proofErr w:type="spellStart"/>
        <w:proofErr w:type="gramStart"/>
        <w:r w:rsidRPr="00334856">
          <w:rPr>
            <w:b/>
            <w:bCs/>
            <w:sz w:val="24"/>
            <w:szCs w:val="24"/>
            <w:lang w:val="es-ES"/>
            <w:rPrChange w:id="35" w:author="Maria Victoria Colmenares Macia" w:date="2021-03-18T22:32:00Z">
              <w:rPr>
                <w:sz w:val="24"/>
                <w:szCs w:val="24"/>
                <w:lang w:val="es-ES"/>
              </w:rPr>
            </w:rPrChange>
          </w:rPr>
          <w:t>CaCu</w:t>
        </w:r>
        <w:proofErr w:type="spellEnd"/>
        <w:r w:rsidRPr="00334856">
          <w:rPr>
            <w:b/>
            <w:bCs/>
            <w:sz w:val="24"/>
            <w:szCs w:val="24"/>
            <w:lang w:val="es-ES"/>
            <w:rPrChange w:id="36" w:author="Maria Victoria Colmenares Macia" w:date="2021-03-18T22:32:00Z">
              <w:rPr>
                <w:sz w:val="24"/>
                <w:szCs w:val="24"/>
                <w:lang w:val="es-ES"/>
              </w:rPr>
            </w:rPrChange>
          </w:rPr>
          <w:t>?</w:t>
        </w:r>
      </w:ins>
      <w:proofErr w:type="gramEnd"/>
      <w:ins w:id="37" w:author="Maria Victoria Colmenares Macia" w:date="2021-03-18T21:29:00Z">
        <w:r w:rsidRPr="00334856">
          <w:rPr>
            <w:b/>
            <w:bCs/>
            <w:sz w:val="24"/>
            <w:szCs w:val="24"/>
            <w:lang w:val="es-ES"/>
            <w:rPrChange w:id="38" w:author="Maria Victoria Colmenares Macia" w:date="2021-03-18T22:32:00Z">
              <w:rPr>
                <w:sz w:val="24"/>
                <w:szCs w:val="24"/>
                <w:lang w:val="es-ES"/>
              </w:rPr>
            </w:rPrChange>
          </w:rPr>
          <w:t xml:space="preserve"> </w:t>
        </w:r>
      </w:ins>
    </w:p>
    <w:p w14:paraId="1566B123" w14:textId="74D66E55" w:rsidR="000A2F0D" w:rsidRPr="000A2F0D" w:rsidRDefault="00CF008A" w:rsidP="000A2F0D">
      <w:pPr>
        <w:jc w:val="both"/>
        <w:rPr>
          <w:vertAlign w:val="superscript"/>
        </w:rPr>
      </w:pPr>
      <w:r>
        <w:rPr>
          <w:lang w:val="es-ES"/>
        </w:rPr>
        <w:tab/>
      </w:r>
      <w:r w:rsidR="000A2F0D">
        <w:rPr>
          <w:lang w:val="es-ES"/>
        </w:rPr>
        <w:t>“</w:t>
      </w:r>
      <w:r w:rsidR="000A2F0D" w:rsidRPr="000A2F0D">
        <w:rPr>
          <w:i/>
          <w:iCs/>
        </w:rPr>
        <w:t xml:space="preserve">El cáncer cervicouterino (CaCu) es una alteración celular de lenta progresión originado en el epitelio del cuello uterino. Esta progresión se manifiesta en </w:t>
      </w:r>
      <w:proofErr w:type="gramStart"/>
      <w:r w:rsidR="000A2F0D" w:rsidRPr="000A2F0D">
        <w:rPr>
          <w:i/>
          <w:iCs/>
        </w:rPr>
        <w:t>estadíos</w:t>
      </w:r>
      <w:proofErr w:type="gramEnd"/>
      <w:r w:rsidR="000A2F0D" w:rsidRPr="000A2F0D">
        <w:rPr>
          <w:i/>
          <w:iCs/>
        </w:rPr>
        <w:t xml:space="preserve"> que evolucionan desde la displasia severa que compromete sólo la superficie epitelial, y posteriormente, a carcinoma invasor cuando existe traspaso hacia la membrana basal. Los tipos histológicos más frecuentes son el carcinoma de células escamosas (80-85% de todos los casos) y el adenocarcinoma (10-12% del total de casos</w:t>
      </w:r>
      <w:proofErr w:type="gramStart"/>
      <w:r w:rsidR="000A2F0D" w:rsidRPr="000A2F0D">
        <w:rPr>
          <w:i/>
          <w:iCs/>
        </w:rPr>
        <w:t>)</w:t>
      </w:r>
      <w:r w:rsidR="000A2F0D">
        <w:rPr>
          <w:i/>
          <w:iCs/>
        </w:rPr>
        <w:t>”</w:t>
      </w:r>
      <w:ins w:id="39" w:author="Maria Victoria Colmenares Macia" w:date="2021-03-18T21:53:00Z">
        <w:r w:rsidR="00311AAD">
          <w:rPr>
            <w:i/>
            <w:iCs/>
          </w:rPr>
          <w:t>(</w:t>
        </w:r>
      </w:ins>
      <w:proofErr w:type="gramEnd"/>
      <w:ins w:id="40" w:author="Maria Victoria Colmenares Macia" w:date="2021-03-18T21:39:00Z">
        <w:r w:rsidR="002F619E">
          <w:rPr>
            <w:i/>
            <w:iCs/>
          </w:rPr>
          <w:t>2</w:t>
        </w:r>
      </w:ins>
      <w:ins w:id="41" w:author="Maria Victoria Colmenares Macia" w:date="2021-03-18T21:53:00Z">
        <w:r w:rsidR="00311AAD">
          <w:rPr>
            <w:i/>
            <w:iCs/>
          </w:rPr>
          <w:t>)</w:t>
        </w:r>
      </w:ins>
      <w:ins w:id="42" w:author="Maria Victoria Colmenares Macia" w:date="2021-03-18T21:47:00Z">
        <w:r w:rsidR="0053776C">
          <w:rPr>
            <w:i/>
            <w:iCs/>
          </w:rPr>
          <w:t xml:space="preserve">. </w:t>
        </w:r>
        <w:r w:rsidR="0053776C">
          <w:t>Es decir, es un tipo de cáncer que se genera en el cuello uterino</w:t>
        </w:r>
      </w:ins>
      <w:ins w:id="43" w:author="Maria Victoria Colmenares Macia" w:date="2021-03-18T21:48:00Z">
        <w:r w:rsidR="0053776C">
          <w:t xml:space="preserve"> y que en el continente </w:t>
        </w:r>
        <w:proofErr w:type="gramStart"/>
        <w:r w:rsidR="0053776C">
          <w:t>Americano</w:t>
        </w:r>
        <w:proofErr w:type="gramEnd"/>
        <w:r w:rsidR="0053776C">
          <w:t xml:space="preserve"> se presentan </w:t>
        </w:r>
      </w:ins>
      <w:ins w:id="44" w:author="Maria Victoria Colmenares Macia" w:date="2021-03-18T21:52:00Z">
        <w:r w:rsidR="0053776C">
          <w:t>altos porcentajes</w:t>
        </w:r>
      </w:ins>
      <w:ins w:id="45" w:author="Maria Victoria Colmenares Macia" w:date="2021-03-18T21:49:00Z">
        <w:r w:rsidR="0053776C">
          <w:t xml:space="preserve"> de casos de infección</w:t>
        </w:r>
      </w:ins>
      <w:ins w:id="46" w:author="Maria Victoria Colmenares Macia" w:date="2021-03-18T21:53:00Z">
        <w:r w:rsidR="00311AAD">
          <w:t xml:space="preserve"> </w:t>
        </w:r>
      </w:ins>
      <w:ins w:id="47" w:author="Maria Victoria Colmenares Macia" w:date="2021-03-18T21:49:00Z">
        <w:r w:rsidR="0053776C">
          <w:t>(</w:t>
        </w:r>
      </w:ins>
      <w:ins w:id="48" w:author="Maria Victoria Colmenares Macia" w:date="2021-03-18T21:53:00Z">
        <w:r w:rsidR="00311AAD">
          <w:t>3</w:t>
        </w:r>
      </w:ins>
      <w:ins w:id="49" w:author="Maria Victoria Colmenares Macia" w:date="2021-03-18T21:49:00Z">
        <w:r w:rsidR="0053776C">
          <w:t xml:space="preserve">). </w:t>
        </w:r>
      </w:ins>
      <w:ins w:id="50" w:author="Maria Victoria Colmenares Macia" w:date="2021-03-18T21:48:00Z">
        <w:r w:rsidR="0053776C">
          <w:t xml:space="preserve"> </w:t>
        </w:r>
      </w:ins>
      <w:del w:id="51" w:author="Maria Victoria Colmenares Macia" w:date="2021-03-18T21:39:00Z">
        <w:r w:rsidR="000A2F0D" w:rsidDel="002F619E">
          <w:rPr>
            <w:vertAlign w:val="superscript"/>
          </w:rPr>
          <w:delText>1</w:delText>
        </w:r>
      </w:del>
    </w:p>
    <w:p w14:paraId="6BEA0F96" w14:textId="4D812FF2" w:rsidR="00E708C3" w:rsidRDefault="000A2F0D" w:rsidP="00B82543">
      <w:pPr>
        <w:jc w:val="both"/>
        <w:rPr>
          <w:lang w:val="es-ES"/>
        </w:rPr>
      </w:pPr>
      <w:r>
        <w:rPr>
          <w:lang w:val="es-ES"/>
        </w:rPr>
        <w:tab/>
      </w:r>
      <w:r w:rsidR="001D6AE0" w:rsidRPr="001D6AE0">
        <w:rPr>
          <w:lang w:val="es-ES"/>
        </w:rPr>
        <w:t xml:space="preserve">Lamentablemente, </w:t>
      </w:r>
      <w:r w:rsidR="001D6AE0">
        <w:rPr>
          <w:lang w:val="es-ES"/>
        </w:rPr>
        <w:t xml:space="preserve">el Cáncer de Cuello Uterino </w:t>
      </w:r>
      <w:r w:rsidR="00CF008A">
        <w:rPr>
          <w:lang w:val="es-ES"/>
        </w:rPr>
        <w:t>o</w:t>
      </w:r>
      <w:r w:rsidR="001D6AE0">
        <w:rPr>
          <w:lang w:val="es-ES"/>
        </w:rPr>
        <w:t xml:space="preserve"> el Cáncer Cervicouterino es una patología con la cual las niñas de todo el mundo </w:t>
      </w:r>
      <w:r w:rsidR="00CF008A">
        <w:rPr>
          <w:lang w:val="es-ES"/>
        </w:rPr>
        <w:t>tienen que lidiar desde muy corta edad. Esto se debe a que el principal factor de riesgo de este cáncer es el Virus del Papiloma Humano (VPH)</w:t>
      </w:r>
      <w:r>
        <w:rPr>
          <w:lang w:val="es-ES"/>
        </w:rPr>
        <w:t>, para el cual existe vacuna y se recomiend</w:t>
      </w:r>
      <w:r w:rsidR="00B82543">
        <w:rPr>
          <w:lang w:val="es-ES"/>
        </w:rPr>
        <w:t>a</w:t>
      </w:r>
      <w:r>
        <w:rPr>
          <w:lang w:val="es-ES"/>
        </w:rPr>
        <w:t xml:space="preserve"> administrarla entre los 9 y 14 </w:t>
      </w:r>
      <w:proofErr w:type="gramStart"/>
      <w:r>
        <w:rPr>
          <w:lang w:val="es-ES"/>
        </w:rPr>
        <w:t>años.</w:t>
      </w:r>
      <w:ins w:id="52" w:author="Maria Victoria Colmenares Macia" w:date="2021-03-18T21:54:00Z">
        <w:r w:rsidR="00311AAD">
          <w:rPr>
            <w:lang w:val="es-ES"/>
          </w:rPr>
          <w:t>(</w:t>
        </w:r>
        <w:proofErr w:type="gramEnd"/>
        <w:r w:rsidR="00311AAD">
          <w:rPr>
            <w:lang w:val="es-ES"/>
          </w:rPr>
          <w:t>4)</w:t>
        </w:r>
      </w:ins>
      <w:del w:id="53" w:author="Maria Victoria Colmenares Macia" w:date="2021-03-18T21:40:00Z">
        <w:r w:rsidR="00E708C3" w:rsidDel="002F619E">
          <w:rPr>
            <w:vertAlign w:val="superscript"/>
            <w:lang w:val="es-ES"/>
          </w:rPr>
          <w:delText>2</w:delText>
        </w:r>
      </w:del>
      <w:r w:rsidR="00341927">
        <w:rPr>
          <w:lang w:val="es-ES"/>
        </w:rPr>
        <w:t xml:space="preserve"> </w:t>
      </w:r>
    </w:p>
    <w:p w14:paraId="386C067B" w14:textId="3FE7922C" w:rsidR="00B82543" w:rsidRDefault="00E708C3" w:rsidP="00B82543">
      <w:pPr>
        <w:jc w:val="both"/>
        <w:rPr>
          <w:ins w:id="54" w:author="Maria Victoria Colmenares Macia" w:date="2021-03-18T22:32:00Z"/>
          <w:lang w:val="es-ES"/>
        </w:rPr>
      </w:pPr>
      <w:r>
        <w:rPr>
          <w:lang w:val="es-ES"/>
        </w:rPr>
        <w:tab/>
        <w:t>Este</w:t>
      </w:r>
      <w:r w:rsidR="00EF6146">
        <w:rPr>
          <w:lang w:val="es-ES"/>
        </w:rPr>
        <w:t xml:space="preserve"> tipo de cáncer se puede</w:t>
      </w:r>
      <w:r w:rsidR="00F178C2">
        <w:rPr>
          <w:lang w:val="es-ES"/>
        </w:rPr>
        <w:t xml:space="preserve"> tratar de manera efectiva si se detecta a tiempo, dentro de los tratamientos se encuentran: cirugía, radioterapia y quimioterapia (esta última en menor medida)</w:t>
      </w:r>
      <w:ins w:id="55" w:author="Maria Victoria Colmenares Macia" w:date="2021-03-18T21:58:00Z">
        <w:r w:rsidR="00311AAD">
          <w:rPr>
            <w:lang w:val="es-ES"/>
          </w:rPr>
          <w:t xml:space="preserve"> (5)</w:t>
        </w:r>
      </w:ins>
      <w:r w:rsidR="00F178C2">
        <w:rPr>
          <w:lang w:val="es-ES"/>
        </w:rPr>
        <w:t>.</w:t>
      </w:r>
      <w:del w:id="56" w:author="Maria Victoria Colmenares Macia" w:date="2021-03-18T21:57:00Z">
        <w:r w:rsidR="000A2F0D" w:rsidDel="00311AAD">
          <w:rPr>
            <w:vertAlign w:val="superscript"/>
            <w:lang w:val="es-ES"/>
          </w:rPr>
          <w:delText>2</w:delText>
        </w:r>
      </w:del>
      <w:r w:rsidR="00F178C2">
        <w:rPr>
          <w:vertAlign w:val="superscript"/>
          <w:lang w:val="es-ES"/>
        </w:rPr>
        <w:t xml:space="preserve"> </w:t>
      </w:r>
      <w:r w:rsidR="00F178C2">
        <w:rPr>
          <w:lang w:val="es-ES"/>
        </w:rPr>
        <w:t xml:space="preserve">Otros factores de riesgo que aumentan el riesgo de cáncer de cuello uterino son: Dar a luz a muchos hijos, fumar cigarros y tomar </w:t>
      </w:r>
      <w:r w:rsidR="00E31CE6">
        <w:rPr>
          <w:lang w:val="es-ES"/>
        </w:rPr>
        <w:t xml:space="preserve">pastillas </w:t>
      </w:r>
      <w:r w:rsidR="00F178C2">
        <w:rPr>
          <w:lang w:val="es-ES"/>
        </w:rPr>
        <w:t>anticonceptiv</w:t>
      </w:r>
      <w:r w:rsidR="00E31CE6">
        <w:rPr>
          <w:lang w:val="es-ES"/>
        </w:rPr>
        <w:t>a</w:t>
      </w:r>
      <w:r w:rsidR="00F178C2">
        <w:rPr>
          <w:lang w:val="es-ES"/>
        </w:rPr>
        <w:t xml:space="preserve">s por mucho </w:t>
      </w:r>
      <w:proofErr w:type="gramStart"/>
      <w:r w:rsidR="00F178C2">
        <w:rPr>
          <w:lang w:val="es-ES"/>
        </w:rPr>
        <w:t>tiempo.</w:t>
      </w:r>
      <w:ins w:id="57" w:author="Maria Victoria Colmenares Macia" w:date="2021-03-18T22:03:00Z">
        <w:r w:rsidR="00F2385A">
          <w:rPr>
            <w:lang w:val="es-ES"/>
          </w:rPr>
          <w:t>(</w:t>
        </w:r>
        <w:proofErr w:type="gramEnd"/>
        <w:r w:rsidR="00F2385A">
          <w:rPr>
            <w:lang w:val="es-ES"/>
          </w:rPr>
          <w:t>6)</w:t>
        </w:r>
      </w:ins>
      <w:del w:id="58" w:author="Maria Victoria Colmenares Macia" w:date="2021-03-18T21:40:00Z">
        <w:r w:rsidR="00F178C2" w:rsidDel="002F619E">
          <w:rPr>
            <w:vertAlign w:val="superscript"/>
            <w:lang w:val="es-ES"/>
          </w:rPr>
          <w:delText>3</w:delText>
        </w:r>
      </w:del>
    </w:p>
    <w:p w14:paraId="31DF808C" w14:textId="6653372D" w:rsidR="00334856" w:rsidRDefault="00334856" w:rsidP="00B82543">
      <w:pPr>
        <w:jc w:val="both"/>
        <w:rPr>
          <w:ins w:id="59" w:author="Maria Victoria Colmenares Macia" w:date="2021-03-18T22:32:00Z"/>
          <w:lang w:val="es-ES"/>
        </w:rPr>
      </w:pPr>
    </w:p>
    <w:p w14:paraId="21789BA8" w14:textId="7CEF7BB5" w:rsidR="00334856" w:rsidRPr="00334856" w:rsidRDefault="00334856" w:rsidP="00B82543">
      <w:pPr>
        <w:jc w:val="both"/>
        <w:rPr>
          <w:b/>
          <w:bCs/>
          <w:vertAlign w:val="superscript"/>
          <w:lang w:val="es-ES"/>
          <w:rPrChange w:id="60" w:author="Maria Victoria Colmenares Macia" w:date="2021-03-18T22:32:00Z">
            <w:rPr>
              <w:vertAlign w:val="superscript"/>
              <w:lang w:val="es-ES"/>
            </w:rPr>
          </w:rPrChange>
        </w:rPr>
      </w:pPr>
      <w:ins w:id="61" w:author="Maria Victoria Colmenares Macia" w:date="2021-03-18T22:32:00Z">
        <w:r w:rsidRPr="00334856">
          <w:rPr>
            <w:b/>
            <w:bCs/>
            <w:lang w:val="es-ES"/>
            <w:rPrChange w:id="62" w:author="Maria Victoria Colmenares Macia" w:date="2021-03-18T22:32:00Z">
              <w:rPr>
                <w:lang w:val="es-ES"/>
              </w:rPr>
            </w:rPrChange>
          </w:rPr>
          <w:t>Algunos datos</w:t>
        </w:r>
      </w:ins>
    </w:p>
    <w:p w14:paraId="37A99B9C" w14:textId="2DE069D9" w:rsidR="001E2C63" w:rsidRDefault="00B82543" w:rsidP="00B82543">
      <w:pPr>
        <w:jc w:val="both"/>
        <w:rPr>
          <w:ins w:id="63" w:author="Maria Victoria Colmenares Macia" w:date="2021-03-18T22:36:00Z"/>
        </w:rPr>
      </w:pPr>
      <w:r>
        <w:rPr>
          <w:vertAlign w:val="superscript"/>
          <w:lang w:val="es-ES"/>
        </w:rPr>
        <w:tab/>
      </w:r>
      <w:r>
        <w:rPr>
          <w:lang w:val="es-ES"/>
        </w:rPr>
        <w:t>Según la O</w:t>
      </w:r>
      <w:ins w:id="64" w:author="Maria Victoria Colmenares Macia" w:date="2021-03-18T22:32:00Z">
        <w:r w:rsidR="00334856">
          <w:rPr>
            <w:lang w:val="es-ES"/>
          </w:rPr>
          <w:t xml:space="preserve">rganización </w:t>
        </w:r>
      </w:ins>
      <w:r>
        <w:rPr>
          <w:lang w:val="es-ES"/>
        </w:rPr>
        <w:t>P</w:t>
      </w:r>
      <w:ins w:id="65" w:author="Maria Victoria Colmenares Macia" w:date="2021-03-18T22:32:00Z">
        <w:r w:rsidR="00334856">
          <w:rPr>
            <w:lang w:val="es-ES"/>
          </w:rPr>
          <w:t xml:space="preserve">anamericana de la </w:t>
        </w:r>
      </w:ins>
      <w:r>
        <w:rPr>
          <w:lang w:val="es-ES"/>
        </w:rPr>
        <w:t>S</w:t>
      </w:r>
      <w:ins w:id="66" w:author="Maria Victoria Colmenares Macia" w:date="2021-03-18T22:32:00Z">
        <w:r w:rsidR="00334856">
          <w:rPr>
            <w:lang w:val="es-ES"/>
          </w:rPr>
          <w:t>a</w:t>
        </w:r>
      </w:ins>
      <w:ins w:id="67" w:author="Maria Victoria Colmenares Macia" w:date="2021-03-18T22:33:00Z">
        <w:r w:rsidR="00334856">
          <w:rPr>
            <w:lang w:val="es-ES"/>
          </w:rPr>
          <w:t>lud (OPS)</w:t>
        </w:r>
      </w:ins>
      <w:r>
        <w:rPr>
          <w:lang w:val="es-ES"/>
        </w:rPr>
        <w:t xml:space="preserve"> durante el año </w:t>
      </w:r>
      <w:r w:rsidR="00ED7456" w:rsidRPr="00ED7456">
        <w:t xml:space="preserve">2018, más de 72.000 mujeres fueron diagnosticadas de </w:t>
      </w:r>
      <w:r>
        <w:t>CaCu</w:t>
      </w:r>
      <w:r w:rsidR="00ED7456" w:rsidRPr="00ED7456">
        <w:t xml:space="preserve"> y casi 34.000 fallecieron por esta enfermedad en </w:t>
      </w:r>
      <w:r>
        <w:t>América</w:t>
      </w:r>
      <w:r w:rsidR="00ED7456" w:rsidRPr="00ED7456">
        <w:t>.</w:t>
      </w:r>
      <w:r>
        <w:t xml:space="preserve"> Sin embargo, el panorama no es igual para todos los países</w:t>
      </w:r>
      <w:r w:rsidR="001E2C63">
        <w:t>;</w:t>
      </w:r>
      <w:r>
        <w:t xml:space="preserve"> en América Latina y el Caribe, el CaCu posee una tasa de mortalidad 3 veces más alta que la tasa observada en Norteamérica, dejando ver la desigualdad vivida por millones de niñas y mujeres en América</w:t>
      </w:r>
      <w:r w:rsidR="001E2C63">
        <w:t>.</w:t>
      </w:r>
      <w:r w:rsidR="00E708C3">
        <w:t xml:space="preserve"> Por otro lado, en el continente se cuenta con vacunas de VPH en 35 países, sin embargo</w:t>
      </w:r>
      <w:ins w:id="68" w:author="Maria Victoria Colmenares Macia" w:date="2021-03-18T22:03:00Z">
        <w:r w:rsidR="00F2385A">
          <w:t>,</w:t>
        </w:r>
      </w:ins>
      <w:r w:rsidR="00E708C3">
        <w:t xml:space="preserve"> aún no se alcanza la cobertura del 80% de las niñas.</w:t>
      </w:r>
      <w:ins w:id="69" w:author="Maria Victoria Colmenares Macia" w:date="2021-03-18T22:35:00Z">
        <w:r w:rsidR="00334856">
          <w:t xml:space="preserve"> (4)</w:t>
        </w:r>
      </w:ins>
      <w:del w:id="70" w:author="Maria Victoria Colmenares Macia" w:date="2021-03-18T21:40:00Z">
        <w:r w:rsidR="001E2C63" w:rsidDel="0053776C">
          <w:rPr>
            <w:vertAlign w:val="superscript"/>
          </w:rPr>
          <w:delText>2</w:delText>
        </w:r>
      </w:del>
    </w:p>
    <w:p w14:paraId="1549706B" w14:textId="104109F3" w:rsidR="00334856" w:rsidRDefault="00334856" w:rsidP="00B82543">
      <w:pPr>
        <w:jc w:val="both"/>
        <w:rPr>
          <w:vertAlign w:val="superscript"/>
        </w:rPr>
      </w:pPr>
      <w:ins w:id="71" w:author="Maria Victoria Colmenares Macia" w:date="2021-03-18T22:36:00Z">
        <w:r>
          <w:tab/>
          <w:t>Tr</w:t>
        </w:r>
      </w:ins>
      <w:ins w:id="72" w:author="Maria Victoria Colmenares Macia" w:date="2021-03-18T22:37:00Z">
        <w:r>
          <w:t>as la recopilación de datos de acceso público, Data Intelligence presenta en este escenario a D</w:t>
        </w:r>
      </w:ins>
      <w:ins w:id="73" w:author="Maria Victoria Colmenares Macia" w:date="2021-03-18T22:41:00Z">
        <w:r>
          <w:t>ATA SALUD</w:t>
        </w:r>
      </w:ins>
      <w:ins w:id="74" w:author="Maria Victoria Colmenares Macia" w:date="2021-03-18T22:37:00Z">
        <w:r>
          <w:t xml:space="preserve"> (</w:t>
        </w:r>
      </w:ins>
      <w:ins w:id="75" w:author="Maria Victoria Colmenares Macia" w:date="2021-03-18T22:52:00Z">
        <w:r w:rsidR="001B6272">
          <w:fldChar w:fldCharType="begin"/>
        </w:r>
        <w:r w:rsidR="001B6272">
          <w:instrText xml:space="preserve"> HYPERLINK "https://dataintelligence.store/collections/datasalud/products/resultados-historicos-papanicolau-2011-2018" </w:instrText>
        </w:r>
        <w:r w:rsidR="001B6272">
          <w:fldChar w:fldCharType="separate"/>
        </w:r>
        <w:r w:rsidR="001B6272" w:rsidRPr="00F5004C">
          <w:rPr>
            <w:rStyle w:val="Hipervnculo"/>
            <w:lang w:val="es-ES"/>
          </w:rPr>
          <w:t>https://dataintelligence.store/collections/datasalud/products/resultados-historicos-papanicolau-2011-2018</w:t>
        </w:r>
        <w:r w:rsidR="001B6272">
          <w:rPr>
            <w:rStyle w:val="Hipervnculo"/>
            <w:lang w:val="es-ES"/>
          </w:rPr>
          <w:fldChar w:fldCharType="end"/>
        </w:r>
      </w:ins>
      <w:ins w:id="76" w:author="Maria Victoria Colmenares Macia" w:date="2021-03-18T22:37:00Z">
        <w:r>
          <w:t xml:space="preserve">) que </w:t>
        </w:r>
      </w:ins>
      <w:ins w:id="77" w:author="Maria Victoria Colmenares Macia" w:date="2021-03-18T22:38:00Z">
        <w:r>
          <w:t>facilita la visualiza</w:t>
        </w:r>
      </w:ins>
      <w:ins w:id="78" w:author="Maria Victoria Colmenares Macia" w:date="2021-03-18T22:40:00Z">
        <w:r>
          <w:t xml:space="preserve">ción de datos para el seguimiento de esta enfermedad. Para ello, queremos presentar en </w:t>
        </w:r>
      </w:ins>
      <w:ins w:id="79" w:author="Maria Victoria Colmenares Macia" w:date="2021-03-18T22:41:00Z">
        <w:r>
          <w:t>esta oportunidad algunas de las siguientes cifras.</w:t>
        </w:r>
      </w:ins>
    </w:p>
    <w:p w14:paraId="1AB6D649" w14:textId="3EC43D85" w:rsidR="00E708C3" w:rsidRDefault="001E2C63" w:rsidP="00B82543">
      <w:pPr>
        <w:jc w:val="both"/>
        <w:rPr>
          <w:vertAlign w:val="superscript"/>
        </w:rPr>
      </w:pPr>
      <w:r>
        <w:rPr>
          <w:vertAlign w:val="superscript"/>
        </w:rPr>
        <w:tab/>
      </w:r>
      <w:ins w:id="80" w:author="Maria Victoria Colmenares Macia" w:date="2021-03-18T22:35:00Z">
        <w:r w:rsidR="00334856">
          <w:t>Con</w:t>
        </w:r>
      </w:ins>
      <w:ins w:id="81" w:author="Maria Victoria Colmenares Macia" w:date="2021-03-18T22:36:00Z">
        <w:r w:rsidR="00334856">
          <w:t>cretamente en Chile</w:t>
        </w:r>
      </w:ins>
      <w:del w:id="82" w:author="Maria Victoria Colmenares Macia" w:date="2021-03-18T22:35:00Z">
        <w:r w:rsidR="00F808CC" w:rsidDel="00334856">
          <w:delText>A</w:delText>
        </w:r>
      </w:del>
      <w:del w:id="83" w:author="Maria Victoria Colmenares Macia" w:date="2021-03-18T22:36:00Z">
        <w:r w:rsidR="00F808CC" w:rsidDel="00334856">
          <w:delText xml:space="preserve"> nivel nacional</w:delText>
        </w:r>
      </w:del>
      <w:r w:rsidR="00341927">
        <w:t>,</w:t>
      </w:r>
      <w:r w:rsidR="007D1C88">
        <w:t xml:space="preserve"> el año 2018 se realizaron</w:t>
      </w:r>
      <w:ins w:id="84" w:author="Maria Victoria Colmenares Macia" w:date="2021-03-18T22:46:00Z">
        <w:r w:rsidR="001B6272">
          <w:t xml:space="preserve"> 18.262</w:t>
        </w:r>
      </w:ins>
      <w:r w:rsidR="007D1C88">
        <w:t xml:space="preserve"> </w:t>
      </w:r>
      <w:commentRangeStart w:id="85"/>
      <w:r w:rsidR="00341927">
        <w:t>409.</w:t>
      </w:r>
      <w:r w:rsidR="000C4C1A">
        <w:t>398</w:t>
      </w:r>
      <w:r w:rsidR="00341927">
        <w:t xml:space="preserve"> </w:t>
      </w:r>
      <w:commentRangeEnd w:id="85"/>
      <w:r w:rsidR="001B6272">
        <w:rPr>
          <w:rStyle w:val="Refdecomentario"/>
        </w:rPr>
        <w:commentReference w:id="85"/>
      </w:r>
      <w:r w:rsidR="00341927">
        <w:t xml:space="preserve">exámenes PAP (Papanicolaou) -examen que se realiza para analizar el estado de las células del cuello </w:t>
      </w:r>
      <w:r w:rsidR="00341927">
        <w:lastRenderedPageBreak/>
        <w:t xml:space="preserve">uterino y de esta manera corroborar o descartar </w:t>
      </w:r>
      <w:proofErr w:type="spellStart"/>
      <w:r w:rsidR="00341927">
        <w:t>CaCu</w:t>
      </w:r>
      <w:proofErr w:type="spellEnd"/>
      <w:r w:rsidR="00341927">
        <w:t>-, de los cuales</w:t>
      </w:r>
      <w:ins w:id="86" w:author="Maria Victoria Colmenares Macia" w:date="2021-03-18T22:47:00Z">
        <w:r w:rsidR="001B6272">
          <w:t xml:space="preserve">17.505 </w:t>
        </w:r>
      </w:ins>
      <w:del w:id="87" w:author="Maria Victoria Colmenares Macia" w:date="2021-03-18T22:47:00Z">
        <w:r w:rsidR="00341927" w:rsidDel="001B6272">
          <w:delText xml:space="preserve"> </w:delText>
        </w:r>
        <w:commentRangeStart w:id="88"/>
        <w:r w:rsidR="00341927" w:rsidDel="001B6272">
          <w:delText>373.</w:delText>
        </w:r>
        <w:r w:rsidR="000C4C1A" w:rsidDel="001B6272">
          <w:delText>165</w:delText>
        </w:r>
        <w:r w:rsidR="00341927" w:rsidDel="001B6272">
          <w:delText xml:space="preserve"> </w:delText>
        </w:r>
      </w:del>
      <w:commentRangeEnd w:id="88"/>
      <w:r w:rsidR="001B6272">
        <w:rPr>
          <w:rStyle w:val="Refdecomentario"/>
        </w:rPr>
        <w:commentReference w:id="88"/>
      </w:r>
      <w:r w:rsidR="00341927">
        <w:t xml:space="preserve">fueron normales y </w:t>
      </w:r>
      <w:ins w:id="89" w:author="Maria Victoria Colmenares Macia" w:date="2021-03-18T22:48:00Z">
        <w:r w:rsidR="001B6272">
          <w:t>276</w:t>
        </w:r>
      </w:ins>
      <w:del w:id="90" w:author="Maria Victoria Colmenares Macia" w:date="2021-03-18T22:48:00Z">
        <w:r w:rsidR="00341927" w:rsidDel="001B6272">
          <w:delText>9.254</w:delText>
        </w:r>
      </w:del>
      <w:r w:rsidR="00341927">
        <w:t xml:space="preserve"> dieron positivos para </w:t>
      </w:r>
      <w:proofErr w:type="spellStart"/>
      <w:r w:rsidR="00341927">
        <w:t>CaCu</w:t>
      </w:r>
      <w:proofErr w:type="spellEnd"/>
      <w:ins w:id="91" w:author="Maria Victoria Colmenares Macia" w:date="2021-03-18T22:51:00Z">
        <w:r w:rsidR="001B6272">
          <w:t xml:space="preserve"> (7)</w:t>
        </w:r>
      </w:ins>
      <w:del w:id="92" w:author="Maria Victoria Colmenares Macia" w:date="2021-03-18T21:40:00Z">
        <w:r w:rsidR="00771E24" w:rsidDel="0053776C">
          <w:rPr>
            <w:vertAlign w:val="superscript"/>
          </w:rPr>
          <w:delText>4</w:delText>
        </w:r>
      </w:del>
      <w:r w:rsidR="00771E24">
        <w:t xml:space="preserve">, representando un </w:t>
      </w:r>
      <w:ins w:id="93" w:author="Maria Victoria Colmenares Macia" w:date="2021-03-18T22:50:00Z">
        <w:r w:rsidR="001B6272">
          <w:t>1.5</w:t>
        </w:r>
      </w:ins>
      <w:del w:id="94" w:author="Maria Victoria Colmenares Macia" w:date="2021-03-18T22:50:00Z">
        <w:r w:rsidR="00771E24" w:rsidDel="001B6272">
          <w:delText>3</w:delText>
        </w:r>
      </w:del>
      <w:r w:rsidR="00771E24">
        <w:t>% del total de exámenes</w:t>
      </w:r>
      <w:ins w:id="95" w:author="Maria Victoria Colmenares Macia" w:date="2021-03-18T22:48:00Z">
        <w:r w:rsidR="001B6272">
          <w:t xml:space="preserve">, </w:t>
        </w:r>
      </w:ins>
      <w:ins w:id="96" w:author="Maria Victoria Colmenares Macia" w:date="2021-03-18T22:49:00Z">
        <w:r w:rsidR="001B6272">
          <w:t>y 481 fueron inadecuados y atípico</w:t>
        </w:r>
      </w:ins>
      <w:ins w:id="97" w:author="Maria Victoria Colmenares Macia" w:date="2021-03-18T22:52:00Z">
        <w:r w:rsidR="001C74FA">
          <w:t xml:space="preserve"> (8)</w:t>
        </w:r>
      </w:ins>
      <w:r w:rsidR="00341927">
        <w:t>.</w:t>
      </w:r>
      <w:del w:id="98" w:author="Maria Victoria Colmenares Macia" w:date="2021-03-18T22:52:00Z">
        <w:r w:rsidR="00771E24" w:rsidDel="001C74FA">
          <w:rPr>
            <w:vertAlign w:val="superscript"/>
          </w:rPr>
          <w:delText>5</w:delText>
        </w:r>
      </w:del>
      <w:r w:rsidR="00341927">
        <w:t xml:space="preserve"> </w:t>
      </w:r>
      <w:ins w:id="99" w:author="Maria Victoria Colmenares Macia" w:date="2021-03-18T22:54:00Z">
        <w:r w:rsidR="001C74FA">
          <w:t>Según el Ministerio de Salud de Chile, para el año 201</w:t>
        </w:r>
      </w:ins>
      <w:ins w:id="100" w:author="Maria Victoria Colmenares Macia" w:date="2021-03-18T22:55:00Z">
        <w:r w:rsidR="001C74FA">
          <w:t xml:space="preserve">8, los nuevos casos representaron </w:t>
        </w:r>
      </w:ins>
      <w:del w:id="101" w:author="Maria Victoria Colmenares Macia" w:date="2021-03-18T22:55:00Z">
        <w:r w:rsidR="00E708C3" w:rsidDel="001C74FA">
          <w:delText>Esta última cifra corresponde al</w:delText>
        </w:r>
      </w:del>
      <w:ins w:id="102" w:author="Maria Victoria Colmenares Macia" w:date="2021-03-18T22:55:00Z">
        <w:r w:rsidR="001C74FA">
          <w:t>un</w:t>
        </w:r>
      </w:ins>
      <w:r w:rsidR="00E708C3">
        <w:t xml:space="preserve"> 6,6% de todos los casos nuevos de cáncer en el año, convirti</w:t>
      </w:r>
      <w:r w:rsidR="00E31CE6">
        <w:t>é</w:t>
      </w:r>
      <w:r w:rsidR="00E708C3">
        <w:t>ndo</w:t>
      </w:r>
      <w:r w:rsidR="00E31CE6">
        <w:t>se</w:t>
      </w:r>
      <w:r w:rsidR="00E708C3">
        <w:t xml:space="preserve"> </w:t>
      </w:r>
      <w:r w:rsidR="00E31CE6">
        <w:t xml:space="preserve">en el tercer tipo más frecuente de </w:t>
      </w:r>
      <w:r w:rsidR="00E708C3">
        <w:t>cáncer y sexto en mortalidad</w:t>
      </w:r>
      <w:r w:rsidR="00F808CC">
        <w:t xml:space="preserve"> en Chile</w:t>
      </w:r>
      <w:ins w:id="103" w:author="Maria Victoria Colmenares Macia" w:date="2021-03-18T22:53:00Z">
        <w:r w:rsidR="001C74FA">
          <w:t xml:space="preserve"> (2)</w:t>
        </w:r>
      </w:ins>
      <w:r w:rsidR="00E708C3">
        <w:t>.</w:t>
      </w:r>
      <w:del w:id="104" w:author="Maria Victoria Colmenares Macia" w:date="2021-03-18T21:40:00Z">
        <w:r w:rsidR="00E708C3" w:rsidDel="0053776C">
          <w:rPr>
            <w:vertAlign w:val="superscript"/>
          </w:rPr>
          <w:delText>1</w:delText>
        </w:r>
      </w:del>
    </w:p>
    <w:p w14:paraId="2A087EB7" w14:textId="12D61C22" w:rsidR="00B1268D" w:rsidRDefault="00B1268D" w:rsidP="00577383">
      <w:pPr>
        <w:contextualSpacing/>
        <w:jc w:val="center"/>
        <w:rPr>
          <w:vertAlign w:val="superscript"/>
        </w:rPr>
      </w:pPr>
      <w:commentRangeStart w:id="105"/>
      <w:r w:rsidRPr="00B1268D">
        <w:rPr>
          <w:noProof/>
          <w:vertAlign w:val="superscript"/>
        </w:rPr>
        <w:drawing>
          <wp:inline distT="0" distB="0" distL="0" distR="0" wp14:anchorId="3F3FFAEE" wp14:editId="4C9C36E2">
            <wp:extent cx="4470400" cy="2280723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608" cy="23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5"/>
      <w:r w:rsidR="001C74FA">
        <w:rPr>
          <w:rStyle w:val="Refdecomentario"/>
        </w:rPr>
        <w:commentReference w:id="105"/>
      </w:r>
    </w:p>
    <w:p w14:paraId="3B02041E" w14:textId="4D41D2BC" w:rsidR="00B1268D" w:rsidRDefault="00B1268D" w:rsidP="00577383">
      <w:pPr>
        <w:contextualSpacing/>
        <w:jc w:val="center"/>
        <w:rPr>
          <w:sz w:val="18"/>
          <w:szCs w:val="18"/>
        </w:rPr>
      </w:pPr>
      <w:r w:rsidRPr="00B1268D">
        <w:rPr>
          <w:sz w:val="18"/>
          <w:szCs w:val="18"/>
        </w:rPr>
        <w:t>Imagen Propiedad de DataIntelligence.</w:t>
      </w:r>
    </w:p>
    <w:p w14:paraId="713E5155" w14:textId="77777777" w:rsidR="00577383" w:rsidRPr="00B1268D" w:rsidRDefault="00577383" w:rsidP="00577383">
      <w:pPr>
        <w:contextualSpacing/>
        <w:jc w:val="center"/>
        <w:rPr>
          <w:sz w:val="18"/>
          <w:szCs w:val="18"/>
        </w:rPr>
      </w:pPr>
    </w:p>
    <w:p w14:paraId="7658F4DB" w14:textId="1BAAA8D2" w:rsidR="0014533D" w:rsidRDefault="0014533D" w:rsidP="00B82543">
      <w:pPr>
        <w:jc w:val="both"/>
        <w:rPr>
          <w:vertAlign w:val="superscript"/>
        </w:rPr>
      </w:pPr>
      <w:r>
        <w:rPr>
          <w:vertAlign w:val="superscript"/>
        </w:rPr>
        <w:tab/>
      </w:r>
      <w:commentRangeStart w:id="106"/>
      <w:r w:rsidR="00771E24">
        <w:t xml:space="preserve">Bajo una mirada más detallista, </w:t>
      </w:r>
      <w:r w:rsidR="00482848">
        <w:t>desde el 2011 al 2018, en Chile</w:t>
      </w:r>
      <w:r w:rsidR="000C4C1A">
        <w:t>,</w:t>
      </w:r>
      <w:r w:rsidR="00482848">
        <w:t xml:space="preserve"> las mujeres menores de 25 </w:t>
      </w:r>
      <w:r w:rsidR="000C4C1A">
        <w:t xml:space="preserve">años </w:t>
      </w:r>
      <w:r w:rsidR="00482848">
        <w:t>fueron las más diagnosticadas con CaCu</w:t>
      </w:r>
      <w:r w:rsidR="000C4C1A">
        <w:t>, con un total de 16.158 casos, representando un 21,75% de todos los resultados positivos para el periodo mencionado, seguido por las mujeres entre 25 y 29 años, las cuales representan el 17,71% de los resultados positivos con un total de 13.162 casos</w:t>
      </w:r>
      <w:commentRangeEnd w:id="106"/>
      <w:r w:rsidR="007C466A">
        <w:rPr>
          <w:rStyle w:val="Refdecomentario"/>
        </w:rPr>
        <w:commentReference w:id="106"/>
      </w:r>
      <w:r w:rsidR="000C4C1A">
        <w:t>.</w:t>
      </w:r>
      <w:ins w:id="107" w:author="Maria Victoria Colmenares Macia" w:date="2021-03-18T23:00:00Z">
        <w:r w:rsidR="007C466A">
          <w:t>(8)</w:t>
        </w:r>
      </w:ins>
      <w:del w:id="108" w:author="Maria Victoria Colmenares Macia" w:date="2021-03-18T21:40:00Z">
        <w:r w:rsidR="00E31CE6" w:rsidDel="0053776C">
          <w:rPr>
            <w:vertAlign w:val="superscript"/>
          </w:rPr>
          <w:delText>5</w:delText>
        </w:r>
      </w:del>
    </w:p>
    <w:p w14:paraId="3A0C6B04" w14:textId="5EB8C7B9" w:rsidR="00F729E6" w:rsidRDefault="00B1268D" w:rsidP="00577383">
      <w:pPr>
        <w:contextualSpacing/>
        <w:jc w:val="center"/>
        <w:rPr>
          <w:vertAlign w:val="superscript"/>
        </w:rPr>
      </w:pPr>
      <w:commentRangeStart w:id="109"/>
      <w:r w:rsidRPr="00B1268D">
        <w:rPr>
          <w:noProof/>
          <w:vertAlign w:val="superscript"/>
        </w:rPr>
        <w:drawing>
          <wp:inline distT="0" distB="0" distL="0" distR="0" wp14:anchorId="71D2EC5B" wp14:editId="6154739D">
            <wp:extent cx="4304145" cy="2735504"/>
            <wp:effectExtent l="0" t="0" r="1270" b="0"/>
            <wp:docPr id="1" name="Imagen 1" descr="Gráfic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Escala de tiemp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7473" cy="27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9"/>
      <w:r w:rsidR="007C466A">
        <w:rPr>
          <w:rStyle w:val="Refdecomentario"/>
        </w:rPr>
        <w:commentReference w:id="109"/>
      </w:r>
    </w:p>
    <w:p w14:paraId="04179F29" w14:textId="7EC31E50" w:rsidR="00F729E6" w:rsidRDefault="00F729E6" w:rsidP="00577383">
      <w:pPr>
        <w:contextualSpacing/>
        <w:jc w:val="center"/>
        <w:rPr>
          <w:sz w:val="18"/>
          <w:szCs w:val="18"/>
        </w:rPr>
      </w:pPr>
      <w:r w:rsidRPr="00F729E6">
        <w:rPr>
          <w:sz w:val="18"/>
          <w:szCs w:val="18"/>
        </w:rPr>
        <w:t>Imagen propiedad de DataIntelligence</w:t>
      </w:r>
      <w:r>
        <w:rPr>
          <w:sz w:val="18"/>
          <w:szCs w:val="18"/>
        </w:rPr>
        <w:t>.</w:t>
      </w:r>
    </w:p>
    <w:p w14:paraId="1E6EEDC2" w14:textId="77777777" w:rsidR="00577383" w:rsidRPr="00F729E6" w:rsidRDefault="00577383" w:rsidP="00577383">
      <w:pPr>
        <w:contextualSpacing/>
        <w:jc w:val="center"/>
        <w:rPr>
          <w:sz w:val="18"/>
          <w:szCs w:val="18"/>
        </w:rPr>
      </w:pPr>
    </w:p>
    <w:p w14:paraId="426970CA" w14:textId="1B9CF9AD" w:rsidR="001E2C63" w:rsidRPr="00341927" w:rsidRDefault="00E708C3" w:rsidP="00B82543">
      <w:pPr>
        <w:jc w:val="both"/>
        <w:rPr>
          <w:vertAlign w:val="superscript"/>
        </w:rPr>
      </w:pPr>
      <w:r>
        <w:tab/>
      </w:r>
      <w:commentRangeStart w:id="110"/>
      <w:r w:rsidR="00F808CC">
        <w:t>Por otro lado</w:t>
      </w:r>
      <w:r w:rsidR="00341927">
        <w:t xml:space="preserve">, desde el año 2011 al 2018, se han duplicado la cantidad de exámenes PAP hechos en el país, dando la oportunidad a miles de chilenas a recibir un tratamiento óptimo de ser </w:t>
      </w:r>
      <w:r w:rsidR="00341927">
        <w:lastRenderedPageBreak/>
        <w:t>el caso.</w:t>
      </w:r>
      <w:r w:rsidR="009851B4">
        <w:t xml:space="preserve"> Para el 2011, 10.089 chilenas salieron positivo para </w:t>
      </w:r>
      <w:proofErr w:type="spellStart"/>
      <w:r w:rsidR="009851B4">
        <w:t>CaCu</w:t>
      </w:r>
      <w:proofErr w:type="spellEnd"/>
      <w:r w:rsidR="009851B4">
        <w:t xml:space="preserve">, mientras que para el 2018, 9.254 fueron diagnosticadas con este </w:t>
      </w:r>
      <w:proofErr w:type="gramStart"/>
      <w:r w:rsidR="009851B4">
        <w:t>cáncer</w:t>
      </w:r>
      <w:ins w:id="111" w:author="Maria Victoria Colmenares Macia" w:date="2021-03-18T23:02:00Z">
        <w:r w:rsidR="007C466A">
          <w:t>(</w:t>
        </w:r>
        <w:proofErr w:type="gramEnd"/>
        <w:r w:rsidR="007C466A">
          <w:t>7)</w:t>
        </w:r>
      </w:ins>
      <w:del w:id="112" w:author="Maria Victoria Colmenares Macia" w:date="2021-03-18T21:40:00Z">
        <w:r w:rsidR="000C4C1A" w:rsidDel="0053776C">
          <w:rPr>
            <w:vertAlign w:val="superscript"/>
          </w:rPr>
          <w:delText>4</w:delText>
        </w:r>
      </w:del>
      <w:r w:rsidR="009851B4">
        <w:t xml:space="preserve">, dejando ver una leve baja en el total de mujeres con cáncer de cuello uterino, </w:t>
      </w:r>
      <w:r w:rsidR="00874367">
        <w:t>sumado al</w:t>
      </w:r>
      <w:r w:rsidR="009851B4">
        <w:t xml:space="preserve"> aumento de la cantidad de exámenes realizados, </w:t>
      </w:r>
      <w:r w:rsidR="0014533D">
        <w:t>podemos ver una clara mejora en la detección y prevención de este cáncer</w:t>
      </w:r>
      <w:ins w:id="113" w:author="Maria Victoria Colmenares Macia" w:date="2021-03-18T23:02:00Z">
        <w:r w:rsidR="00EE3674">
          <w:t xml:space="preserve"> (8)</w:t>
        </w:r>
      </w:ins>
      <w:ins w:id="114" w:author="Maria Victoria Colmenares Macia" w:date="2021-03-18T23:03:00Z">
        <w:r w:rsidR="00EE3674">
          <w:t>.</w:t>
        </w:r>
        <w:commentRangeEnd w:id="110"/>
        <w:r w:rsidR="00EE3674">
          <w:rPr>
            <w:rStyle w:val="Refdecomentario"/>
          </w:rPr>
          <w:commentReference w:id="110"/>
        </w:r>
      </w:ins>
      <w:del w:id="115" w:author="Maria Victoria Colmenares Macia" w:date="2021-03-18T23:02:00Z">
        <w:r w:rsidR="009851B4" w:rsidDel="00EE3674">
          <w:delText>.</w:delText>
        </w:r>
      </w:del>
      <w:del w:id="116" w:author="Maria Victoria Colmenares Macia" w:date="2021-03-18T21:40:00Z">
        <w:r w:rsidR="000C4C1A" w:rsidDel="0053776C">
          <w:rPr>
            <w:vertAlign w:val="superscript"/>
          </w:rPr>
          <w:delText>5</w:delText>
        </w:r>
      </w:del>
    </w:p>
    <w:p w14:paraId="5F440313" w14:textId="77777777" w:rsidR="00E9706C" w:rsidRDefault="00E9706C" w:rsidP="008E77D5">
      <w:pPr>
        <w:jc w:val="both"/>
        <w:rPr>
          <w:ins w:id="117" w:author="Maria Victoria Colmenares Macia" w:date="2021-03-18T23:03:00Z"/>
          <w:lang w:val="es-ES"/>
        </w:rPr>
      </w:pPr>
    </w:p>
    <w:p w14:paraId="4644FA55" w14:textId="579BD797" w:rsidR="00E9706C" w:rsidRDefault="00E9706C" w:rsidP="008E77D5">
      <w:pPr>
        <w:jc w:val="both"/>
        <w:rPr>
          <w:ins w:id="118" w:author="Maria Victoria Colmenares Macia" w:date="2021-03-18T23:04:00Z"/>
          <w:b/>
          <w:bCs/>
          <w:lang w:val="es-ES"/>
        </w:rPr>
      </w:pPr>
      <w:ins w:id="119" w:author="Maria Victoria Colmenares Macia" w:date="2021-03-18T23:03:00Z">
        <w:r w:rsidRPr="00E9706C">
          <w:rPr>
            <w:b/>
            <w:bCs/>
            <w:lang w:val="es-ES"/>
            <w:rPrChange w:id="120" w:author="Maria Victoria Colmenares Macia" w:date="2021-03-18T23:04:00Z">
              <w:rPr>
                <w:lang w:val="es-ES"/>
              </w:rPr>
            </w:rPrChange>
          </w:rPr>
          <w:t>Avances en la actualidad</w:t>
        </w:r>
      </w:ins>
      <w:r w:rsidR="0014533D" w:rsidRPr="00E9706C">
        <w:rPr>
          <w:b/>
          <w:bCs/>
          <w:lang w:val="es-ES"/>
          <w:rPrChange w:id="121" w:author="Maria Victoria Colmenares Macia" w:date="2021-03-18T23:04:00Z">
            <w:rPr>
              <w:lang w:val="es-ES"/>
            </w:rPr>
          </w:rPrChange>
        </w:rPr>
        <w:tab/>
      </w:r>
    </w:p>
    <w:p w14:paraId="10AAA5CF" w14:textId="59CE2914" w:rsidR="00E9706C" w:rsidRPr="00E9706C" w:rsidRDefault="00E9706C" w:rsidP="008E77D5">
      <w:pPr>
        <w:jc w:val="both"/>
        <w:rPr>
          <w:ins w:id="122" w:author="Maria Victoria Colmenares Macia" w:date="2021-03-18T23:03:00Z"/>
          <w:b/>
          <w:bCs/>
          <w:lang w:val="es-ES"/>
          <w:rPrChange w:id="123" w:author="Maria Victoria Colmenares Macia" w:date="2021-03-18T23:04:00Z">
            <w:rPr>
              <w:ins w:id="124" w:author="Maria Victoria Colmenares Macia" w:date="2021-03-18T23:03:00Z"/>
              <w:lang w:val="es-ES"/>
            </w:rPr>
          </w:rPrChange>
        </w:rPr>
      </w:pPr>
      <w:ins w:id="125" w:author="Maria Victoria Colmenares Macia" w:date="2021-03-18T23:04:00Z">
        <w:r>
          <w:rPr>
            <w:b/>
            <w:bCs/>
            <w:lang w:val="es-ES"/>
          </w:rPr>
          <w:t xml:space="preserve">Nota: Colocar algunos avances de políticas y programas como la campaña de la </w:t>
        </w:r>
        <w:proofErr w:type="gramStart"/>
        <w:r>
          <w:rPr>
            <w:b/>
            <w:bCs/>
            <w:lang w:val="es-ES"/>
          </w:rPr>
          <w:t>OPS</w:t>
        </w:r>
        <w:proofErr w:type="gramEnd"/>
        <w:r>
          <w:rPr>
            <w:b/>
            <w:bCs/>
            <w:lang w:val="es-ES"/>
          </w:rPr>
          <w:t xml:space="preserve"> por ejemplo. </w:t>
        </w:r>
      </w:ins>
    </w:p>
    <w:p w14:paraId="5D8E4D75" w14:textId="3953287C" w:rsidR="0014533D" w:rsidRDefault="0014533D">
      <w:pPr>
        <w:ind w:firstLine="708"/>
        <w:jc w:val="both"/>
        <w:rPr>
          <w:lang w:val="es-ES"/>
        </w:rPr>
        <w:pPrChange w:id="126" w:author="Maria Victoria Colmenares Macia" w:date="2021-03-18T23:04:00Z">
          <w:pPr>
            <w:jc w:val="both"/>
          </w:pPr>
        </w:pPrChange>
      </w:pPr>
      <w:r>
        <w:rPr>
          <w:lang w:val="es-ES"/>
        </w:rPr>
        <w:t>Recuerda siempre mantener tus exámenes al día, de esta manera prevendrás el riesgo de padecer cualquier enfermedad…. y tú qué estás esperando</w:t>
      </w:r>
      <w:r w:rsidR="00577383">
        <w:rPr>
          <w:lang w:val="es-ES"/>
        </w:rPr>
        <w:t>?</w:t>
      </w:r>
    </w:p>
    <w:p w14:paraId="4DDB00B8" w14:textId="411FC128" w:rsidR="009A07AA" w:rsidRDefault="009A07AA" w:rsidP="009A07AA">
      <w:pPr>
        <w:rPr>
          <w:lang w:val="es-ES"/>
        </w:rPr>
      </w:pPr>
      <w:r>
        <w:rPr>
          <w:lang w:val="es-ES"/>
        </w:rPr>
        <w:t>Fuentes:</w:t>
      </w:r>
    </w:p>
    <w:p w14:paraId="76CE0E3E" w14:textId="47E45BF5" w:rsidR="002C7AEE" w:rsidRDefault="002C7AEE" w:rsidP="009A07AA">
      <w:pPr>
        <w:rPr>
          <w:ins w:id="127" w:author="Maria Victoria Colmenares Macia" w:date="2021-03-18T21:50:00Z"/>
          <w:lang w:val="es-ES"/>
        </w:rPr>
      </w:pPr>
      <w:ins w:id="128" w:author="Maria Victoria Colmenares Macia" w:date="2021-03-18T21:38:00Z">
        <w:r>
          <w:rPr>
            <w:lang w:val="es-ES"/>
          </w:rPr>
          <w:t xml:space="preserve">1 </w:t>
        </w:r>
      </w:ins>
      <w:proofErr w:type="gramStart"/>
      <w:ins w:id="129" w:author="Maria Victoria Colmenares Macia" w:date="2021-03-18T21:39:00Z">
        <w:r>
          <w:rPr>
            <w:lang w:val="es-ES"/>
          </w:rPr>
          <w:t>Organización</w:t>
        </w:r>
        <w:proofErr w:type="gramEnd"/>
        <w:r>
          <w:rPr>
            <w:lang w:val="es-ES"/>
          </w:rPr>
          <w:t xml:space="preserve"> Panamericana de la Salud y Organización Mundial de la Salud con oficinas en América. </w:t>
        </w:r>
      </w:ins>
      <w:ins w:id="130" w:author="Maria Victoria Colmenares Macia" w:date="2021-03-18T21:50:00Z">
        <w:r w:rsidR="0053776C">
          <w:rPr>
            <w:lang w:val="es-ES"/>
          </w:rPr>
          <w:fldChar w:fldCharType="begin"/>
        </w:r>
        <w:r w:rsidR="0053776C">
          <w:rPr>
            <w:lang w:val="es-ES"/>
          </w:rPr>
          <w:instrText xml:space="preserve"> HYPERLINK "</w:instrText>
        </w:r>
      </w:ins>
      <w:ins w:id="131" w:author="Maria Victoria Colmenares Macia" w:date="2021-03-18T21:39:00Z">
        <w:r w:rsidR="0053776C" w:rsidRPr="002C7AEE">
          <w:rPr>
            <w:lang w:val="es-ES"/>
          </w:rPr>
          <w:instrText>https://www.paho.org/hq/index.php?option=com_content&amp;view=article&amp;id=14818:paho-launches-campaign-to-prevent-cervical-cancer&amp;Itemid=1926&amp;lang=es</w:instrText>
        </w:r>
      </w:ins>
      <w:ins w:id="132" w:author="Maria Victoria Colmenares Macia" w:date="2021-03-18T21:50:00Z">
        <w:r w:rsidR="0053776C">
          <w:rPr>
            <w:lang w:val="es-ES"/>
          </w:rPr>
          <w:instrText xml:space="preserve">" </w:instrText>
        </w:r>
        <w:r w:rsidR="0053776C">
          <w:rPr>
            <w:lang w:val="es-ES"/>
          </w:rPr>
          <w:fldChar w:fldCharType="separate"/>
        </w:r>
      </w:ins>
      <w:ins w:id="133" w:author="Maria Victoria Colmenares Macia" w:date="2021-03-18T21:39:00Z">
        <w:r w:rsidR="0053776C" w:rsidRPr="00400C0D">
          <w:rPr>
            <w:rStyle w:val="Hipervnculo"/>
            <w:lang w:val="es-ES"/>
          </w:rPr>
          <w:t>https://www.paho.org/hq/index.php?option=com_content&amp;view=article&amp;id=14818:paho-launches-campaign-to-prevent-cervical-cancer&amp;Itemid=1926&amp;lang=es</w:t>
        </w:r>
      </w:ins>
      <w:ins w:id="134" w:author="Maria Victoria Colmenares Macia" w:date="2021-03-18T21:50:00Z">
        <w:r w:rsidR="0053776C">
          <w:rPr>
            <w:lang w:val="es-ES"/>
          </w:rPr>
          <w:fldChar w:fldCharType="end"/>
        </w:r>
      </w:ins>
    </w:p>
    <w:p w14:paraId="30916736" w14:textId="5531454D" w:rsidR="00311AAD" w:rsidRDefault="00311AAD" w:rsidP="00311AAD">
      <w:pPr>
        <w:rPr>
          <w:moveTo w:id="135" w:author="Maria Victoria Colmenares Macia" w:date="2021-03-18T21:53:00Z"/>
          <w:lang w:val="es-ES"/>
        </w:rPr>
      </w:pPr>
      <w:ins w:id="136" w:author="Maria Victoria Colmenares Macia" w:date="2021-03-18T21:53:00Z">
        <w:r>
          <w:rPr>
            <w:lang w:val="es-ES"/>
          </w:rPr>
          <w:t>2</w:t>
        </w:r>
      </w:ins>
      <w:moveToRangeStart w:id="137" w:author="Maria Victoria Colmenares Macia" w:date="2021-03-18T21:53:00Z" w:name="move66996826"/>
      <w:moveTo w:id="138" w:author="Maria Victoria Colmenares Macia" w:date="2021-03-18T21:53:00Z">
        <w:del w:id="139" w:author="Maria Victoria Colmenares Macia" w:date="2021-03-18T21:53:00Z">
          <w:r w:rsidDel="00311AAD">
            <w:rPr>
              <w:lang w:val="es-ES"/>
            </w:rPr>
            <w:delText>1</w:delText>
          </w:r>
        </w:del>
        <w:r>
          <w:rPr>
            <w:lang w:val="es-ES"/>
          </w:rPr>
          <w:t xml:space="preserve"> </w:t>
        </w:r>
        <w:r w:rsidRPr="001A6007">
          <w:t>División de Prevención y Control de Enfermedades</w:t>
        </w:r>
        <w:r>
          <w:t xml:space="preserve"> </w:t>
        </w:r>
        <w:r>
          <w:rPr>
            <w:lang w:val="es-ES"/>
          </w:rPr>
          <w:t>(</w:t>
        </w:r>
        <w:proofErr w:type="spellStart"/>
        <w:r>
          <w:rPr>
            <w:lang w:val="es-ES"/>
          </w:rPr>
          <w:t>Diprece</w:t>
        </w:r>
        <w:proofErr w:type="spellEnd"/>
        <w:r>
          <w:rPr>
            <w:lang w:val="es-ES"/>
          </w:rPr>
          <w:t xml:space="preserve">) - Ministerio de Salud de Chile. </w:t>
        </w:r>
        <w:r>
          <w:fldChar w:fldCharType="begin"/>
        </w:r>
        <w:r>
          <w:instrText xml:space="preserve"> HYPERLINK "https://diprece.minsal.cl/garantias-explicitas-en-salud-auge-o-ges/cancer-cervico-uterino/descripcion-y-epidemiologia/" </w:instrText>
        </w:r>
        <w:r>
          <w:fldChar w:fldCharType="separate"/>
        </w:r>
        <w:r w:rsidRPr="00F5004C">
          <w:rPr>
            <w:rStyle w:val="Hipervnculo"/>
            <w:lang w:val="es-ES"/>
          </w:rPr>
          <w:t>https://diprece.minsal.cl/gar</w:t>
        </w:r>
        <w:r w:rsidRPr="00F5004C">
          <w:rPr>
            <w:rStyle w:val="Hipervnculo"/>
            <w:lang w:val="es-ES"/>
          </w:rPr>
          <w:t>a</w:t>
        </w:r>
        <w:r w:rsidRPr="00F5004C">
          <w:rPr>
            <w:rStyle w:val="Hipervnculo"/>
            <w:lang w:val="es-ES"/>
          </w:rPr>
          <w:t>ntias-explicitas-en-salud-auge-o-ges/cancer-cervico-uterino/descripcion-y-epidemiologia/</w:t>
        </w:r>
        <w:r>
          <w:rPr>
            <w:rStyle w:val="Hipervnculo"/>
            <w:lang w:val="es-ES"/>
          </w:rPr>
          <w:fldChar w:fldCharType="end"/>
        </w:r>
        <w:r>
          <w:rPr>
            <w:lang w:val="es-ES"/>
          </w:rPr>
          <w:t xml:space="preserve"> </w:t>
        </w:r>
      </w:moveTo>
    </w:p>
    <w:moveToRangeEnd w:id="137"/>
    <w:p w14:paraId="63807CD1" w14:textId="0FA4427B" w:rsidR="0053776C" w:rsidRDefault="00311AAD" w:rsidP="009A07AA">
      <w:pPr>
        <w:rPr>
          <w:ins w:id="140" w:author="Maria Victoria Colmenares Macia" w:date="2021-03-18T21:38:00Z"/>
          <w:lang w:val="es-ES"/>
        </w:rPr>
      </w:pPr>
      <w:ins w:id="141" w:author="Maria Victoria Colmenares Macia" w:date="2021-03-18T21:54:00Z">
        <w:r>
          <w:rPr>
            <w:lang w:val="es-ES"/>
          </w:rPr>
          <w:t>3</w:t>
        </w:r>
      </w:ins>
      <w:ins w:id="142" w:author="Maria Victoria Colmenares Macia" w:date="2021-03-18T21:50:00Z">
        <w:r w:rsidR="0053776C">
          <w:rPr>
            <w:lang w:val="es-ES"/>
          </w:rPr>
          <w:t xml:space="preserve"> </w:t>
        </w:r>
        <w:proofErr w:type="gramStart"/>
        <w:r w:rsidR="0053776C">
          <w:rPr>
            <w:lang w:val="es-ES"/>
          </w:rPr>
          <w:t>Organización</w:t>
        </w:r>
        <w:proofErr w:type="gramEnd"/>
        <w:r w:rsidR="0053776C">
          <w:rPr>
            <w:lang w:val="es-ES"/>
          </w:rPr>
          <w:t xml:space="preserve"> Panamericana de la Salud</w:t>
        </w:r>
      </w:ins>
      <w:ins w:id="143" w:author="Maria Victoria Colmenares Macia" w:date="2021-03-18T21:52:00Z">
        <w:r w:rsidR="0053776C">
          <w:rPr>
            <w:lang w:val="es-ES"/>
          </w:rPr>
          <w:t xml:space="preserve">. Parafraseo de la página 1 del documento.  </w:t>
        </w:r>
        <w:r w:rsidR="0053776C">
          <w:rPr>
            <w:lang w:val="es-ES"/>
          </w:rPr>
          <w:fldChar w:fldCharType="begin"/>
        </w:r>
        <w:r w:rsidR="0053776C">
          <w:rPr>
            <w:lang w:val="es-ES"/>
          </w:rPr>
          <w:instrText xml:space="preserve"> HYPERLINK "</w:instrText>
        </w:r>
      </w:ins>
      <w:ins w:id="144" w:author="Maria Victoria Colmenares Macia" w:date="2021-03-18T21:50:00Z">
        <w:r w:rsidR="0053776C" w:rsidRPr="0053776C">
          <w:rPr>
            <w:rPrChange w:id="145" w:author="Maria Victoria Colmenares Macia" w:date="2021-03-18T21:52:00Z">
              <w:rPr>
                <w:rStyle w:val="Hipervnculo"/>
                <w:lang w:val="es-ES"/>
              </w:rPr>
            </w:rPrChange>
          </w:rPr>
          <w:instrText>https://iris.paho.org/bitstream/handle/10665.2/762/92%2075%2032531%206.pdf?sequence=1&amp;isAllowed=y</w:instrText>
        </w:r>
      </w:ins>
      <w:ins w:id="146" w:author="Maria Victoria Colmenares Macia" w:date="2021-03-18T21:52:00Z">
        <w:r w:rsidR="0053776C">
          <w:rPr>
            <w:lang w:val="es-ES"/>
          </w:rPr>
          <w:instrText xml:space="preserve">" </w:instrText>
        </w:r>
        <w:r w:rsidR="0053776C">
          <w:rPr>
            <w:lang w:val="es-ES"/>
          </w:rPr>
          <w:fldChar w:fldCharType="separate"/>
        </w:r>
      </w:ins>
      <w:ins w:id="147" w:author="Maria Victoria Colmenares Macia" w:date="2021-03-18T21:50:00Z">
        <w:r w:rsidR="0053776C" w:rsidRPr="0053776C">
          <w:rPr>
            <w:rStyle w:val="Hipervnculo"/>
            <w:lang w:val="es-ES"/>
          </w:rPr>
          <w:t>https://iris.paho.org/bitstream/handle/10665.2/762/92%2075%2032531%206.pdf?sequence=1&amp;isAllowed=y</w:t>
        </w:r>
      </w:ins>
      <w:ins w:id="148" w:author="Maria Victoria Colmenares Macia" w:date="2021-03-18T21:52:00Z">
        <w:r w:rsidR="0053776C">
          <w:rPr>
            <w:lang w:val="es-ES"/>
          </w:rPr>
          <w:fldChar w:fldCharType="end"/>
        </w:r>
      </w:ins>
      <w:ins w:id="149" w:author="Maria Victoria Colmenares Macia" w:date="2021-03-18T21:50:00Z">
        <w:r w:rsidR="0053776C">
          <w:rPr>
            <w:lang w:val="es-ES"/>
          </w:rPr>
          <w:t xml:space="preserve"> </w:t>
        </w:r>
      </w:ins>
    </w:p>
    <w:p w14:paraId="71CE9339" w14:textId="1AA11438" w:rsidR="000A2F0D" w:rsidDel="00311AAD" w:rsidRDefault="000A2F0D" w:rsidP="009A07AA">
      <w:pPr>
        <w:rPr>
          <w:moveFrom w:id="150" w:author="Maria Victoria Colmenares Macia" w:date="2021-03-18T21:53:00Z"/>
          <w:lang w:val="es-ES"/>
        </w:rPr>
      </w:pPr>
      <w:moveFromRangeStart w:id="151" w:author="Maria Victoria Colmenares Macia" w:date="2021-03-18T21:53:00Z" w:name="move66996826"/>
      <w:moveFrom w:id="152" w:author="Maria Victoria Colmenares Macia" w:date="2021-03-18T21:53:00Z">
        <w:r w:rsidDel="00311AAD">
          <w:rPr>
            <w:lang w:val="es-ES"/>
          </w:rPr>
          <w:t xml:space="preserve">1 </w:t>
        </w:r>
        <w:r w:rsidR="001A6007" w:rsidRPr="001A6007" w:rsidDel="00311AAD">
          <w:t>División de Prevención y Control de Enfermedades</w:t>
        </w:r>
        <w:r w:rsidR="001A6007" w:rsidDel="00311AAD">
          <w:t xml:space="preserve"> </w:t>
        </w:r>
        <w:r w:rsidR="001A6007" w:rsidDel="00311AAD">
          <w:rPr>
            <w:lang w:val="es-ES"/>
          </w:rPr>
          <w:t>(</w:t>
        </w:r>
        <w:r w:rsidR="00551296" w:rsidDel="00311AAD">
          <w:rPr>
            <w:lang w:val="es-ES"/>
          </w:rPr>
          <w:t>Diprece</w:t>
        </w:r>
        <w:r w:rsidR="001A6007" w:rsidDel="00311AAD">
          <w:rPr>
            <w:lang w:val="es-ES"/>
          </w:rPr>
          <w:t>)</w:t>
        </w:r>
        <w:r w:rsidR="00551296" w:rsidDel="00311AAD">
          <w:rPr>
            <w:lang w:val="es-ES"/>
          </w:rPr>
          <w:t xml:space="preserve"> - </w:t>
        </w:r>
        <w:r w:rsidDel="00311AAD">
          <w:rPr>
            <w:lang w:val="es-ES"/>
          </w:rPr>
          <w:t xml:space="preserve">Ministerio de Salud de Chile. </w:t>
        </w:r>
        <w:r w:rsidR="004A6011" w:rsidDel="00311AAD">
          <w:fldChar w:fldCharType="begin"/>
        </w:r>
        <w:r w:rsidR="004A6011" w:rsidDel="00311AAD">
          <w:instrText xml:space="preserve"> HYPERLINK "https://diprece.minsal.cl/garantias-explicitas-en-salud-auge-o-ges/cancer-cervico-uterino/descripcion-y-epidemiologia/" </w:instrText>
        </w:r>
        <w:r w:rsidR="004A6011" w:rsidDel="00311AAD">
          <w:fldChar w:fldCharType="separate"/>
        </w:r>
        <w:r w:rsidRPr="00F5004C" w:rsidDel="00311AAD">
          <w:rPr>
            <w:rStyle w:val="Hipervnculo"/>
            <w:lang w:val="es-ES"/>
          </w:rPr>
          <w:t>https://diprece.minsal.cl/garantias-explicitas-en-salud-auge-o-ges/cancer-cervico-uterino/descripcion-y-epidemiologia/</w:t>
        </w:r>
        <w:r w:rsidR="004A6011" w:rsidDel="00311AAD">
          <w:rPr>
            <w:rStyle w:val="Hipervnculo"/>
            <w:lang w:val="es-ES"/>
          </w:rPr>
          <w:fldChar w:fldCharType="end"/>
        </w:r>
        <w:r w:rsidDel="00311AAD">
          <w:rPr>
            <w:lang w:val="es-ES"/>
          </w:rPr>
          <w:t xml:space="preserve"> </w:t>
        </w:r>
      </w:moveFrom>
    </w:p>
    <w:moveFromRangeEnd w:id="151"/>
    <w:p w14:paraId="7A41F3F2" w14:textId="0E868182" w:rsidR="009A07AA" w:rsidRDefault="00311AAD" w:rsidP="009A07AA">
      <w:pPr>
        <w:rPr>
          <w:ins w:id="153" w:author="Maria Victoria Colmenares Macia" w:date="2021-03-18T21:58:00Z"/>
          <w:lang w:val="es-ES"/>
        </w:rPr>
      </w:pPr>
      <w:ins w:id="154" w:author="Maria Victoria Colmenares Macia" w:date="2021-03-18T21:54:00Z">
        <w:r>
          <w:rPr>
            <w:lang w:val="es-ES"/>
          </w:rPr>
          <w:t>4</w:t>
        </w:r>
      </w:ins>
      <w:del w:id="155" w:author="Maria Victoria Colmenares Macia" w:date="2021-03-18T21:54:00Z">
        <w:r w:rsidR="000A2F0D" w:rsidDel="00311AAD">
          <w:rPr>
            <w:lang w:val="es-ES"/>
          </w:rPr>
          <w:delText>2</w:delText>
        </w:r>
      </w:del>
      <w:r w:rsidR="009A07AA">
        <w:rPr>
          <w:lang w:val="es-ES"/>
        </w:rPr>
        <w:t xml:space="preserve"> Organización Panamericana de la Salud (OPS). </w:t>
      </w:r>
      <w:hyperlink r:id="rId14" w:history="1">
        <w:r w:rsidR="009A07AA" w:rsidRPr="00F5004C">
          <w:rPr>
            <w:rStyle w:val="Hipervnculo"/>
            <w:lang w:val="es-ES"/>
          </w:rPr>
          <w:t>https://www.paho.org/hq/index.php?option=com_content&amp;view=article&amp;id=5420:2018-cervical-cancer&amp;Itemid=3637&amp;lang=es</w:t>
        </w:r>
      </w:hyperlink>
      <w:r w:rsidR="009A07AA">
        <w:rPr>
          <w:lang w:val="es-ES"/>
        </w:rPr>
        <w:t xml:space="preserve"> </w:t>
      </w:r>
    </w:p>
    <w:p w14:paraId="592314B1" w14:textId="760983A4" w:rsidR="00311AAD" w:rsidRDefault="00311AAD" w:rsidP="009A07AA">
      <w:pPr>
        <w:rPr>
          <w:lang w:val="es-ES"/>
        </w:rPr>
      </w:pPr>
      <w:ins w:id="156" w:author="Maria Victoria Colmenares Macia" w:date="2021-03-18T21:58:00Z">
        <w:r>
          <w:rPr>
            <w:lang w:val="es-ES"/>
          </w:rPr>
          <w:t xml:space="preserve">5 </w:t>
        </w:r>
        <w:proofErr w:type="gramStart"/>
        <w:r>
          <w:rPr>
            <w:lang w:val="es-ES"/>
          </w:rPr>
          <w:t>Organización</w:t>
        </w:r>
        <w:proofErr w:type="gramEnd"/>
        <w:r>
          <w:rPr>
            <w:lang w:val="es-ES"/>
          </w:rPr>
          <w:t xml:space="preserve"> Panamericana de la Salud (OPS).  </w:t>
        </w:r>
        <w:r w:rsidRPr="00311AAD">
          <w:rPr>
            <w:lang w:val="es-ES"/>
          </w:rPr>
          <w:t>https://www.paho.org/hq/index.php?option=com_content&amp;view=article&amp;id=14299:fin-cancer-cervical&amp;Itemid=72265&amp;lang=es</w:t>
        </w:r>
      </w:ins>
    </w:p>
    <w:p w14:paraId="5C5B26F7" w14:textId="463CEF38" w:rsidR="00F178C2" w:rsidRDefault="00F178C2" w:rsidP="009A07AA">
      <w:pPr>
        <w:rPr>
          <w:lang w:val="es-ES"/>
        </w:rPr>
      </w:pPr>
      <w:del w:id="157" w:author="Maria Victoria Colmenares Macia" w:date="2021-03-18T22:03:00Z">
        <w:r w:rsidDel="00F2385A">
          <w:rPr>
            <w:lang w:val="es-ES"/>
          </w:rPr>
          <w:delText>3</w:delText>
        </w:r>
      </w:del>
      <w:ins w:id="158" w:author="Maria Victoria Colmenares Macia" w:date="2021-03-18T22:03:00Z">
        <w:r w:rsidR="00F2385A">
          <w:rPr>
            <w:lang w:val="es-ES"/>
          </w:rPr>
          <w:t>6</w:t>
        </w:r>
      </w:ins>
      <w:r>
        <w:rPr>
          <w:lang w:val="es-ES"/>
        </w:rPr>
        <w:t xml:space="preserve"> </w:t>
      </w:r>
      <w:proofErr w:type="gramStart"/>
      <w:r>
        <w:rPr>
          <w:lang w:val="es-ES"/>
        </w:rPr>
        <w:t>Instituto</w:t>
      </w:r>
      <w:proofErr w:type="gramEnd"/>
      <w:r>
        <w:rPr>
          <w:lang w:val="es-ES"/>
        </w:rPr>
        <w:t xml:space="preserve"> Nacional del Cáncer</w:t>
      </w:r>
      <w:r w:rsidR="000C4C1A">
        <w:rPr>
          <w:lang w:val="es-ES"/>
        </w:rPr>
        <w:t xml:space="preserve"> -EEUU-</w:t>
      </w:r>
      <w:r>
        <w:rPr>
          <w:lang w:val="es-ES"/>
        </w:rPr>
        <w:t xml:space="preserve">. </w:t>
      </w:r>
      <w:hyperlink r:id="rId15" w:history="1">
        <w:r w:rsidRPr="00F5004C">
          <w:rPr>
            <w:rStyle w:val="Hipervnculo"/>
            <w:lang w:val="es-ES"/>
          </w:rPr>
          <w:t>https://www.cancer.gov/espanol/tipos/cuello-uterino/paciente/tratamiento-cuello-uterino-pdq</w:t>
        </w:r>
      </w:hyperlink>
      <w:r>
        <w:rPr>
          <w:lang w:val="es-ES"/>
        </w:rPr>
        <w:t xml:space="preserve"> </w:t>
      </w:r>
    </w:p>
    <w:p w14:paraId="24DB4923" w14:textId="060DB64E" w:rsidR="009A07AA" w:rsidRDefault="001B6272" w:rsidP="009A07AA">
      <w:pPr>
        <w:rPr>
          <w:lang w:val="es-ES"/>
        </w:rPr>
      </w:pPr>
      <w:ins w:id="159" w:author="Maria Victoria Colmenares Macia" w:date="2021-03-18T22:42:00Z">
        <w:r>
          <w:rPr>
            <w:lang w:val="es-ES"/>
          </w:rPr>
          <w:t>7</w:t>
        </w:r>
      </w:ins>
      <w:del w:id="160" w:author="Maria Victoria Colmenares Macia" w:date="2021-03-18T22:42:00Z">
        <w:r w:rsidR="00F178C2" w:rsidDel="001B6272">
          <w:rPr>
            <w:lang w:val="es-ES"/>
          </w:rPr>
          <w:delText>4</w:delText>
        </w:r>
      </w:del>
      <w:r w:rsidR="00341927">
        <w:rPr>
          <w:lang w:val="es-ES"/>
        </w:rPr>
        <w:t xml:space="preserve"> Departamento de Estadística e Información de la Salud (DEIS). </w:t>
      </w:r>
      <w:hyperlink r:id="rId16" w:history="1">
        <w:r w:rsidR="00341927" w:rsidRPr="00F5004C">
          <w:rPr>
            <w:rStyle w:val="Hipervnculo"/>
            <w:lang w:val="es-ES"/>
          </w:rPr>
          <w:t>https://reportesdeis.minsal.cl/REM/2018/REMP12SECCIONB2_2/RE</w:t>
        </w:r>
        <w:r w:rsidR="00341927" w:rsidRPr="00F5004C">
          <w:rPr>
            <w:rStyle w:val="Hipervnculo"/>
            <w:lang w:val="es-ES"/>
          </w:rPr>
          <w:t>M</w:t>
        </w:r>
        <w:r w:rsidR="00341927" w:rsidRPr="00F5004C">
          <w:rPr>
            <w:rStyle w:val="Hipervnculo"/>
            <w:lang w:val="es-ES"/>
          </w:rPr>
          <w:t>P12SECCIONB2_2.aspx</w:t>
        </w:r>
      </w:hyperlink>
      <w:r w:rsidR="00341927">
        <w:rPr>
          <w:lang w:val="es-ES"/>
        </w:rPr>
        <w:t xml:space="preserve">  </w:t>
      </w:r>
    </w:p>
    <w:p w14:paraId="4799B1D5" w14:textId="33AB17A8" w:rsidR="00771E24" w:rsidDel="00E96AFC" w:rsidRDefault="007C466A" w:rsidP="009A07AA">
      <w:pPr>
        <w:rPr>
          <w:del w:id="161" w:author="Astrid Holmgren" w:date="2021-03-22T11:46:00Z"/>
          <w:lang w:val="es-ES"/>
        </w:rPr>
      </w:pPr>
      <w:ins w:id="162" w:author="Maria Victoria Colmenares Macia" w:date="2021-03-18T23:00:00Z">
        <w:r>
          <w:rPr>
            <w:lang w:val="es-ES"/>
          </w:rPr>
          <w:t>8</w:t>
        </w:r>
      </w:ins>
      <w:del w:id="163" w:author="Maria Victoria Colmenares Macia" w:date="2021-03-18T23:00:00Z">
        <w:r w:rsidR="00771E24" w:rsidDel="007C466A">
          <w:rPr>
            <w:lang w:val="es-ES"/>
          </w:rPr>
          <w:delText>5</w:delText>
        </w:r>
      </w:del>
      <w:r w:rsidR="00771E24">
        <w:rPr>
          <w:lang w:val="es-ES"/>
        </w:rPr>
        <w:t xml:space="preserve"> </w:t>
      </w:r>
      <w:proofErr w:type="spellStart"/>
      <w:r w:rsidR="00771E24">
        <w:rPr>
          <w:lang w:val="es-ES"/>
        </w:rPr>
        <w:t>DataIntelligence</w:t>
      </w:r>
      <w:proofErr w:type="spellEnd"/>
      <w:r w:rsidR="00771E24">
        <w:rPr>
          <w:lang w:val="es-ES"/>
        </w:rPr>
        <w:t xml:space="preserve"> – DATASALUD. </w:t>
      </w:r>
      <w:hyperlink r:id="rId17" w:history="1">
        <w:r w:rsidR="00771E24" w:rsidRPr="00F5004C">
          <w:rPr>
            <w:rStyle w:val="Hipervnculo"/>
            <w:lang w:val="es-ES"/>
          </w:rPr>
          <w:t>https://dataintelligence.store/collections/datasalud/products/resultados-historicos-papanicolau-2011-2018</w:t>
        </w:r>
      </w:hyperlink>
      <w:r w:rsidR="00771E24">
        <w:rPr>
          <w:lang w:val="es-ES"/>
        </w:rPr>
        <w:t xml:space="preserve"> </w:t>
      </w:r>
      <w:r w:rsidR="00771E24" w:rsidRPr="00771E24">
        <w:rPr>
          <w:highlight w:val="red"/>
          <w:lang w:val="es-ES"/>
        </w:rPr>
        <w:t>(CITÉ EL STORE DEL DI)</w:t>
      </w:r>
    </w:p>
    <w:p w14:paraId="2ABEC48B" w14:textId="45B74553" w:rsidR="00771E24" w:rsidDel="00E96AFC" w:rsidRDefault="00771E24" w:rsidP="009A07AA">
      <w:pPr>
        <w:rPr>
          <w:del w:id="164" w:author="Astrid Holmgren" w:date="2021-03-22T11:46:00Z"/>
          <w:lang w:val="es-ES"/>
        </w:rPr>
      </w:pPr>
    </w:p>
    <w:p w14:paraId="5BC7EFD9" w14:textId="77777777" w:rsidR="00771E24" w:rsidRPr="009A07AA" w:rsidRDefault="00771E24" w:rsidP="009A07AA">
      <w:pPr>
        <w:rPr>
          <w:lang w:val="es-ES"/>
        </w:rPr>
      </w:pPr>
    </w:p>
    <w:sectPr w:rsidR="00771E24" w:rsidRPr="009A07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85" w:author="Maria Victoria Colmenares Macia" w:date="2021-03-18T22:45:00Z" w:initials="MVCM">
    <w:p w14:paraId="17809348" w14:textId="5063D1C9" w:rsidR="001B6272" w:rsidRDefault="001B6272">
      <w:pPr>
        <w:pStyle w:val="Textocomentario"/>
      </w:pPr>
      <w:r>
        <w:rPr>
          <w:rStyle w:val="Refdecomentario"/>
        </w:rPr>
        <w:annotationRef/>
      </w:r>
      <w:r>
        <w:t xml:space="preserve">Este dato no lo encuentro, así que lo ajusté a lo que aparece en el </w:t>
      </w:r>
      <w:proofErr w:type="gramStart"/>
      <w:r>
        <w:t>link</w:t>
      </w:r>
      <w:proofErr w:type="gramEnd"/>
      <w:r>
        <w:t xml:space="preserve"> </w:t>
      </w:r>
    </w:p>
  </w:comment>
  <w:comment w:id="88" w:author="Maria Victoria Colmenares Macia" w:date="2021-03-18T22:46:00Z" w:initials="MVCM">
    <w:p w14:paraId="5A8F1F6E" w14:textId="5E6297F6" w:rsidR="001B6272" w:rsidRDefault="001B6272">
      <w:pPr>
        <w:pStyle w:val="Textocomentario"/>
      </w:pPr>
      <w:r>
        <w:rPr>
          <w:rStyle w:val="Refdecomentario"/>
        </w:rPr>
        <w:annotationRef/>
      </w:r>
      <w:r>
        <w:t xml:space="preserve">También ajuste el dato según lo que aparece en el </w:t>
      </w:r>
      <w:proofErr w:type="gramStart"/>
      <w:r>
        <w:t>link</w:t>
      </w:r>
      <w:proofErr w:type="gramEnd"/>
      <w:r>
        <w:t xml:space="preserve">. </w:t>
      </w:r>
    </w:p>
  </w:comment>
  <w:comment w:id="105" w:author="Maria Victoria Colmenares Macia" w:date="2021-03-18T22:57:00Z" w:initials="MVCM">
    <w:p w14:paraId="7E610D5E" w14:textId="23FFE980" w:rsidR="001C74FA" w:rsidRDefault="001C74FA">
      <w:pPr>
        <w:pStyle w:val="Textocomentario"/>
      </w:pPr>
      <w:r>
        <w:rPr>
          <w:rStyle w:val="Refdecomentario"/>
        </w:rPr>
        <w:annotationRef/>
      </w:r>
      <w:proofErr w:type="gramStart"/>
      <w:r>
        <w:t>OJO!</w:t>
      </w:r>
      <w:proofErr w:type="gramEnd"/>
      <w:r>
        <w:t xml:space="preserve"> Los datos en la imagen no coinciden con los datos que están en el párrafo. Los datos que tomé del párrafo son los que están en el </w:t>
      </w:r>
      <w:proofErr w:type="gramStart"/>
      <w:r>
        <w:t>link</w:t>
      </w:r>
      <w:proofErr w:type="gramEnd"/>
      <w:r>
        <w:t xml:space="preserve"> del Ministerio de Salud. </w:t>
      </w:r>
    </w:p>
  </w:comment>
  <w:comment w:id="106" w:author="Maria Victoria Colmenares Macia" w:date="2021-03-18T23:00:00Z" w:initials="MVCM">
    <w:p w14:paraId="52283374" w14:textId="176CFD5A" w:rsidR="007C466A" w:rsidRDefault="007C466A">
      <w:pPr>
        <w:pStyle w:val="Textocomentario"/>
      </w:pPr>
      <w:r>
        <w:rPr>
          <w:rStyle w:val="Refdecomentario"/>
        </w:rPr>
        <w:annotationRef/>
      </w:r>
      <w:r>
        <w:t>Verificar los datos</w:t>
      </w:r>
    </w:p>
  </w:comment>
  <w:comment w:id="109" w:author="Maria Victoria Colmenares Macia" w:date="2021-03-18T22:59:00Z" w:initials="MVCM">
    <w:p w14:paraId="46AE8753" w14:textId="7290F52F" w:rsidR="007C466A" w:rsidRDefault="007C466A">
      <w:pPr>
        <w:pStyle w:val="Textocomentario"/>
      </w:pPr>
      <w:r>
        <w:rPr>
          <w:rStyle w:val="Refdecomentario"/>
        </w:rPr>
        <w:annotationRef/>
      </w:r>
      <w:r>
        <w:t xml:space="preserve">Ojo, solo viendo los datos del Ministerio de Salud del año 2018, no coinciden con los datos que presenta la imagen del Data. </w:t>
      </w:r>
      <w:r>
        <w:rPr>
          <w:noProof/>
        </w:rPr>
        <w:drawing>
          <wp:inline distT="0" distB="0" distL="0" distR="0" wp14:anchorId="3E1AF5CC" wp14:editId="3768FFC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10" w:author="Maria Victoria Colmenares Macia" w:date="2021-03-18T23:03:00Z" w:initials="MVCM">
    <w:p w14:paraId="70231E89" w14:textId="39C5952B" w:rsidR="00EE3674" w:rsidRDefault="00EE3674">
      <w:pPr>
        <w:pStyle w:val="Textocomentario"/>
      </w:pPr>
      <w:r>
        <w:rPr>
          <w:rStyle w:val="Refdecomentario"/>
        </w:rPr>
        <w:annotationRef/>
      </w:r>
      <w:r>
        <w:t xml:space="preserve">OJO, revisar los datos. No coinciden con el </w:t>
      </w:r>
      <w:proofErr w:type="gramStart"/>
      <w:r>
        <w:t>link</w:t>
      </w:r>
      <w:proofErr w:type="gramEnd"/>
      <w:r>
        <w:t xml:space="preserve"> de la cita.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7809348" w15:done="0"/>
  <w15:commentEx w15:paraId="5A8F1F6E" w15:done="0"/>
  <w15:commentEx w15:paraId="7E610D5E" w15:done="0"/>
  <w15:commentEx w15:paraId="52283374" w15:done="0"/>
  <w15:commentEx w15:paraId="46AE8753" w15:done="0"/>
  <w15:commentEx w15:paraId="70231E8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E5691" w16cex:dateUtc="2021-03-19T03:45:00Z"/>
  <w16cex:commentExtensible w16cex:durableId="23FE56D0" w16cex:dateUtc="2021-03-19T03:46:00Z"/>
  <w16cex:commentExtensible w16cex:durableId="23FE5952" w16cex:dateUtc="2021-03-19T03:57:00Z"/>
  <w16cex:commentExtensible w16cex:durableId="23FE5A13" w16cex:dateUtc="2021-03-19T04:00:00Z"/>
  <w16cex:commentExtensible w16cex:durableId="23FE59ED" w16cex:dateUtc="2021-03-19T03:59:00Z"/>
  <w16cex:commentExtensible w16cex:durableId="23FE5AB1" w16cex:dateUtc="2021-03-19T04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7809348" w16cid:durableId="23FE5691"/>
  <w16cid:commentId w16cid:paraId="5A8F1F6E" w16cid:durableId="23FE56D0"/>
  <w16cid:commentId w16cid:paraId="7E610D5E" w16cid:durableId="23FE5952"/>
  <w16cid:commentId w16cid:paraId="52283374" w16cid:durableId="23FE5A13"/>
  <w16cid:commentId w16cid:paraId="46AE8753" w16cid:durableId="23FE59ED"/>
  <w16cid:commentId w16cid:paraId="70231E89" w16cid:durableId="23FE5AB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1DCB3D" w14:textId="77777777" w:rsidR="00E95ED1" w:rsidRDefault="00E95ED1" w:rsidP="002C7AEE">
      <w:pPr>
        <w:spacing w:after="0" w:line="240" w:lineRule="auto"/>
      </w:pPr>
      <w:r>
        <w:separator/>
      </w:r>
    </w:p>
  </w:endnote>
  <w:endnote w:type="continuationSeparator" w:id="0">
    <w:p w14:paraId="38C7D1C0" w14:textId="77777777" w:rsidR="00E95ED1" w:rsidRDefault="00E95ED1" w:rsidP="002C7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1725B1" w14:textId="77777777" w:rsidR="00E95ED1" w:rsidRDefault="00E95ED1" w:rsidP="002C7AEE">
      <w:pPr>
        <w:spacing w:after="0" w:line="240" w:lineRule="auto"/>
      </w:pPr>
      <w:r>
        <w:separator/>
      </w:r>
    </w:p>
  </w:footnote>
  <w:footnote w:type="continuationSeparator" w:id="0">
    <w:p w14:paraId="40A9FD6A" w14:textId="77777777" w:rsidR="00E95ED1" w:rsidRDefault="00E95ED1" w:rsidP="002C7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E2A07"/>
    <w:multiLevelType w:val="hybridMultilevel"/>
    <w:tmpl w:val="F21EEB9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02E18"/>
    <w:multiLevelType w:val="multilevel"/>
    <w:tmpl w:val="0F28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33EB9"/>
    <w:multiLevelType w:val="multilevel"/>
    <w:tmpl w:val="DAC2D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E238A2"/>
    <w:multiLevelType w:val="hybridMultilevel"/>
    <w:tmpl w:val="9EAA8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700B98"/>
    <w:multiLevelType w:val="hybridMultilevel"/>
    <w:tmpl w:val="D8862F7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8F384B"/>
    <w:multiLevelType w:val="multilevel"/>
    <w:tmpl w:val="9428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ria Victoria Colmenares Macia">
    <w15:presenceInfo w15:providerId="Windows Live" w15:userId="8345f44060ec49f6"/>
  </w15:person>
  <w15:person w15:author="Astrid Holmgren">
    <w15:presenceInfo w15:providerId="Windows Live" w15:userId="4f38d95d548aa5e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C76"/>
    <w:rsid w:val="000A2F0D"/>
    <w:rsid w:val="000C4C1A"/>
    <w:rsid w:val="0014533D"/>
    <w:rsid w:val="00174FDC"/>
    <w:rsid w:val="001A6007"/>
    <w:rsid w:val="001A6C2F"/>
    <w:rsid w:val="001B6272"/>
    <w:rsid w:val="001C74FA"/>
    <w:rsid w:val="001D6AE0"/>
    <w:rsid w:val="001E2C63"/>
    <w:rsid w:val="002C7AEE"/>
    <w:rsid w:val="002F619E"/>
    <w:rsid w:val="00311AAD"/>
    <w:rsid w:val="00334856"/>
    <w:rsid w:val="00341927"/>
    <w:rsid w:val="004372D0"/>
    <w:rsid w:val="00482848"/>
    <w:rsid w:val="004A6011"/>
    <w:rsid w:val="0053776C"/>
    <w:rsid w:val="00551296"/>
    <w:rsid w:val="00557D5F"/>
    <w:rsid w:val="00577383"/>
    <w:rsid w:val="00771E24"/>
    <w:rsid w:val="007C466A"/>
    <w:rsid w:val="007C5023"/>
    <w:rsid w:val="007D1C88"/>
    <w:rsid w:val="007F4F72"/>
    <w:rsid w:val="00874367"/>
    <w:rsid w:val="008E77D5"/>
    <w:rsid w:val="009851B4"/>
    <w:rsid w:val="009A07AA"/>
    <w:rsid w:val="009B0482"/>
    <w:rsid w:val="009F74FC"/>
    <w:rsid w:val="00B1268D"/>
    <w:rsid w:val="00B82543"/>
    <w:rsid w:val="00CF008A"/>
    <w:rsid w:val="00DE1C76"/>
    <w:rsid w:val="00E31CE6"/>
    <w:rsid w:val="00E708C3"/>
    <w:rsid w:val="00E95ED1"/>
    <w:rsid w:val="00E96AFC"/>
    <w:rsid w:val="00E9706C"/>
    <w:rsid w:val="00ED7456"/>
    <w:rsid w:val="00EE3674"/>
    <w:rsid w:val="00EF6146"/>
    <w:rsid w:val="00F178C2"/>
    <w:rsid w:val="00F2385A"/>
    <w:rsid w:val="00F729E6"/>
    <w:rsid w:val="00F808CC"/>
    <w:rsid w:val="00FB5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25CE4"/>
  <w15:chartTrackingRefBased/>
  <w15:docId w15:val="{2E24D520-6D60-406D-B8D4-A0EC63507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A07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07A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D7456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0C4C1A"/>
    <w:rPr>
      <w:color w:val="954F72" w:themeColor="followed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2C7AE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C7AE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2C7AEE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1B62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B627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B627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B627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B627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tif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hyperlink" Target="https://dataintelligence.store/collections/datasalud/products/resultados-historicos-papanicolau-2011-201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eportesdeis.minsal.cl/REM/2018/REMP12SECCIONB2_2/REMP12SECCIONB2_2.aspx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hyperlink" Target="https://www.cancer.gov/espanol/tipos/cuello-uterino/paciente/tratamiento-cuello-uterino-pdq" TargetMode="External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www.paho.org/hq/index.php?option=com_content&amp;view=article&amp;id=5420:2018-cervical-cancer&amp;Itemid=3637&amp;lang=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B417E-7BDA-466C-AE9F-6F18FBD79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1146</Words>
  <Characters>6306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Marió Ceballos</dc:creator>
  <cp:keywords/>
  <dc:description/>
  <cp:lastModifiedBy>Astrid Holmgren</cp:lastModifiedBy>
  <cp:revision>3</cp:revision>
  <dcterms:created xsi:type="dcterms:W3CDTF">2021-03-19T12:46:00Z</dcterms:created>
  <dcterms:modified xsi:type="dcterms:W3CDTF">2021-03-22T15:06:00Z</dcterms:modified>
</cp:coreProperties>
</file>